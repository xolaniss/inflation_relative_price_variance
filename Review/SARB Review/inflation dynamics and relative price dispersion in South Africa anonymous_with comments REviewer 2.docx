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5AEC4A" w14:textId="45F9A588" w:rsidR="00DB793A" w:rsidRPr="00733C74" w:rsidRDefault="00DB793A" w:rsidP="007E1401">
      <w:pPr>
        <w:pStyle w:val="p1"/>
        <w:spacing w:line="360" w:lineRule="auto"/>
        <w:jc w:val="center"/>
        <w:rPr>
          <w:rFonts w:ascii="Arial" w:hAnsi="Arial" w:cs="Arial"/>
          <w:b/>
          <w:bCs/>
          <w:sz w:val="32"/>
          <w:szCs w:val="32"/>
        </w:rPr>
      </w:pPr>
      <w:bookmarkStart w:id="0" w:name="introduction"/>
      <w:r w:rsidRPr="00733C74">
        <w:rPr>
          <w:rFonts w:ascii="Arial" w:hAnsi="Arial" w:cs="Arial"/>
          <w:b/>
          <w:bCs/>
          <w:sz w:val="32"/>
          <w:szCs w:val="32"/>
        </w:rPr>
        <w:t>Inflation Dynamics and Relative Price</w:t>
      </w:r>
    </w:p>
    <w:p w14:paraId="4C27BFAE"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Dispersion in South Africa: Implications for</w:t>
      </w:r>
    </w:p>
    <w:p w14:paraId="2BF14629"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Optimal Inflation Targeting</w:t>
      </w:r>
    </w:p>
    <w:p w14:paraId="69ECCFF9" w14:textId="77777777" w:rsidR="00DB793A" w:rsidRDefault="00DB793A" w:rsidP="007E1401">
      <w:pPr>
        <w:pStyle w:val="p1"/>
        <w:spacing w:line="360" w:lineRule="auto"/>
        <w:jc w:val="center"/>
      </w:pPr>
    </w:p>
    <w:p w14:paraId="5C8A7F12" w14:textId="77777777" w:rsidR="00DB793A" w:rsidRPr="00DB793A" w:rsidRDefault="00DB793A" w:rsidP="007E1401">
      <w:pPr>
        <w:pStyle w:val="p2"/>
        <w:spacing w:line="360" w:lineRule="auto"/>
        <w:jc w:val="center"/>
        <w:rPr>
          <w:rFonts w:ascii="Arial" w:hAnsi="Arial" w:cs="Arial"/>
          <w:sz w:val="24"/>
          <w:szCs w:val="24"/>
        </w:rPr>
      </w:pPr>
    </w:p>
    <w:p w14:paraId="1CCA6684" w14:textId="77777777" w:rsidR="00DB793A" w:rsidRDefault="00DB793A" w:rsidP="007E1401">
      <w:pPr>
        <w:pStyle w:val="p2"/>
        <w:spacing w:line="360" w:lineRule="auto"/>
        <w:jc w:val="center"/>
        <w:rPr>
          <w:rFonts w:ascii="Arial" w:hAnsi="Arial" w:cs="Arial"/>
          <w:sz w:val="24"/>
          <w:szCs w:val="24"/>
        </w:rPr>
      </w:pPr>
      <w:r w:rsidRPr="00DB793A">
        <w:rPr>
          <w:rFonts w:ascii="Arial" w:hAnsi="Arial" w:cs="Arial"/>
          <w:sz w:val="24"/>
          <w:szCs w:val="24"/>
        </w:rPr>
        <w:t>March 16, 2026</w:t>
      </w:r>
    </w:p>
    <w:p w14:paraId="69320096" w14:textId="77777777" w:rsidR="00DB793A" w:rsidRPr="00DB793A" w:rsidRDefault="00DB793A" w:rsidP="007E1401">
      <w:pPr>
        <w:pStyle w:val="p2"/>
        <w:spacing w:line="360" w:lineRule="auto"/>
        <w:jc w:val="both"/>
        <w:rPr>
          <w:rFonts w:ascii="Arial" w:hAnsi="Arial" w:cs="Arial"/>
          <w:sz w:val="24"/>
          <w:szCs w:val="24"/>
        </w:rPr>
      </w:pPr>
    </w:p>
    <w:p w14:paraId="57D90BAF" w14:textId="135F1654" w:rsidR="00DB793A" w:rsidRDefault="00DB793A" w:rsidP="007E1401">
      <w:pPr>
        <w:pStyle w:val="p3"/>
        <w:spacing w:line="360" w:lineRule="auto"/>
        <w:jc w:val="both"/>
        <w:rPr>
          <w:rStyle w:val="s3"/>
          <w:rFonts w:ascii="Arial" w:hAnsi="Arial" w:cs="Arial"/>
          <w:sz w:val="24"/>
          <w:szCs w:val="24"/>
        </w:rPr>
      </w:pPr>
      <w:r w:rsidRPr="00DB793A">
        <w:rPr>
          <w:rFonts w:ascii="Arial" w:hAnsi="Arial" w:cs="Arial"/>
          <w:sz w:val="24"/>
          <w:szCs w:val="24"/>
        </w:rPr>
        <w:t xml:space="preserve">This paper </w:t>
      </w:r>
      <w:commentRangeStart w:id="1"/>
      <w:r w:rsidRPr="00DB793A">
        <w:rPr>
          <w:rFonts w:ascii="Arial" w:hAnsi="Arial" w:cs="Arial"/>
          <w:sz w:val="24"/>
          <w:szCs w:val="24"/>
        </w:rPr>
        <w:t>investigates the dynamic relationship between inflation and relative</w:t>
      </w:r>
      <w:r>
        <w:rPr>
          <w:rFonts w:ascii="Arial" w:hAnsi="Arial" w:cs="Arial"/>
          <w:sz w:val="24"/>
          <w:szCs w:val="24"/>
        </w:rPr>
        <w:t xml:space="preserve"> </w:t>
      </w:r>
      <w:r w:rsidRPr="00DB793A">
        <w:rPr>
          <w:rFonts w:ascii="Arial" w:hAnsi="Arial" w:cs="Arial"/>
          <w:sz w:val="24"/>
          <w:szCs w:val="24"/>
        </w:rPr>
        <w:t xml:space="preserve">price dispersion (RPD) in South Africa, </w:t>
      </w:r>
      <w:commentRangeEnd w:id="1"/>
      <w:r w:rsidR="00DB045B" w:rsidRPr="00DB793A">
        <w:rPr>
          <w:rStyle w:val="CommentReference"/>
          <w:rFonts w:ascii="Arial" w:hAnsi="Arial" w:cs="Arial"/>
          <w:sz w:val="24"/>
          <w:szCs w:val="24"/>
        </w:rPr>
        <w:commentReference w:id="1"/>
      </w:r>
      <w:r w:rsidRPr="00DB793A">
        <w:rPr>
          <w:rFonts w:ascii="Arial" w:hAnsi="Arial" w:cs="Arial"/>
          <w:sz w:val="24"/>
          <w:szCs w:val="24"/>
        </w:rPr>
        <w:t>focusing on the period from 2009 to 2025, a</w:t>
      </w:r>
      <w:r>
        <w:rPr>
          <w:rFonts w:ascii="Arial" w:hAnsi="Arial" w:cs="Arial"/>
          <w:sz w:val="24"/>
          <w:szCs w:val="24"/>
        </w:rPr>
        <w:t xml:space="preserve"> </w:t>
      </w:r>
      <w:r w:rsidRPr="00DB793A">
        <w:rPr>
          <w:rStyle w:val="s2"/>
          <w:rFonts w:ascii="Arial" w:hAnsi="Arial" w:cs="Arial"/>
          <w:sz w:val="24"/>
          <w:szCs w:val="24"/>
        </w:rPr>
        <w:t xml:space="preserve">timeframe marked by significant structural changes in inflation targeting. </w:t>
      </w:r>
      <w:commentRangeStart w:id="2"/>
      <w:r w:rsidRPr="00DB793A">
        <w:rPr>
          <w:rStyle w:val="s2"/>
          <w:rFonts w:ascii="Arial" w:hAnsi="Arial" w:cs="Arial"/>
          <w:sz w:val="24"/>
          <w:szCs w:val="24"/>
        </w:rPr>
        <w:t>Drawing</w:t>
      </w:r>
      <w:r>
        <w:rPr>
          <w:rFonts w:ascii="Arial" w:hAnsi="Arial" w:cs="Arial"/>
          <w:sz w:val="24"/>
          <w:szCs w:val="24"/>
        </w:rPr>
        <w:t xml:space="preserve"> </w:t>
      </w:r>
      <w:r w:rsidRPr="00DB793A">
        <w:rPr>
          <w:rStyle w:val="s3"/>
          <w:rFonts w:ascii="Arial" w:hAnsi="Arial" w:cs="Arial"/>
          <w:sz w:val="24"/>
          <w:szCs w:val="24"/>
        </w:rPr>
        <w:t>on both theoretical models—the menu cost and signal extraction frameworks—the</w:t>
      </w:r>
      <w:r>
        <w:rPr>
          <w:rStyle w:val="s3"/>
          <w:rFonts w:ascii="Arial" w:hAnsi="Arial" w:cs="Arial"/>
          <w:sz w:val="24"/>
          <w:szCs w:val="24"/>
        </w:rPr>
        <w:t xml:space="preserve"> </w:t>
      </w:r>
      <w:r w:rsidRPr="00DB793A">
        <w:rPr>
          <w:rFonts w:ascii="Arial" w:hAnsi="Arial" w:cs="Arial"/>
          <w:sz w:val="24"/>
          <w:szCs w:val="24"/>
        </w:rPr>
        <w:t>study tests their predictions</w:t>
      </w:r>
      <w:commentRangeEnd w:id="2"/>
      <w:r w:rsidR="00460834" w:rsidRPr="00DB793A">
        <w:rPr>
          <w:rStyle w:val="CommentReference"/>
          <w:rFonts w:ascii="Arial" w:hAnsi="Arial" w:cs="Arial"/>
          <w:sz w:val="24"/>
          <w:szCs w:val="24"/>
        </w:rPr>
        <w:commentReference w:id="2"/>
      </w:r>
      <w:r w:rsidRPr="00DB793A">
        <w:rPr>
          <w:rFonts w:ascii="Arial" w:hAnsi="Arial" w:cs="Arial"/>
          <w:sz w:val="24"/>
          <w:szCs w:val="24"/>
        </w:rPr>
        <w:t xml:space="preserve"> on how inflation influences RPD using a semi-parametric</w:t>
      </w:r>
      <w:r>
        <w:rPr>
          <w:rFonts w:ascii="Arial" w:hAnsi="Arial" w:cs="Arial"/>
          <w:sz w:val="24"/>
          <w:szCs w:val="24"/>
        </w:rPr>
        <w:t xml:space="preserve"> </w:t>
      </w:r>
      <w:r w:rsidRPr="00DB793A">
        <w:rPr>
          <w:rFonts w:ascii="Arial" w:hAnsi="Arial" w:cs="Arial"/>
          <w:sz w:val="24"/>
          <w:szCs w:val="24"/>
        </w:rPr>
        <w:t>approach. It extends the analysis by employing quantile-on-quantile regression to</w:t>
      </w:r>
      <w:r>
        <w:rPr>
          <w:rFonts w:ascii="Arial" w:hAnsi="Arial" w:cs="Arial"/>
          <w:sz w:val="24"/>
          <w:szCs w:val="24"/>
        </w:rPr>
        <w:t xml:space="preserve"> </w:t>
      </w:r>
      <w:r w:rsidRPr="00DB793A">
        <w:rPr>
          <w:rFonts w:ascii="Arial" w:hAnsi="Arial" w:cs="Arial"/>
          <w:sz w:val="24"/>
          <w:szCs w:val="24"/>
        </w:rPr>
        <w:t>capture state-dependent effects across the distribution of relative price variability.</w:t>
      </w:r>
      <w:r>
        <w:rPr>
          <w:rFonts w:ascii="Arial" w:hAnsi="Arial" w:cs="Arial"/>
          <w:sz w:val="24"/>
          <w:szCs w:val="24"/>
        </w:rPr>
        <w:t xml:space="preserve"> </w:t>
      </w:r>
      <w:r w:rsidRPr="00DB793A">
        <w:rPr>
          <w:rFonts w:ascii="Arial" w:hAnsi="Arial" w:cs="Arial"/>
          <w:sz w:val="24"/>
          <w:szCs w:val="24"/>
        </w:rPr>
        <w:t>The South African case is particularly insightful due to its evolving inflation targets,</w:t>
      </w:r>
      <w:r>
        <w:rPr>
          <w:rFonts w:ascii="Arial" w:hAnsi="Arial" w:cs="Arial"/>
          <w:sz w:val="24"/>
          <w:szCs w:val="24"/>
        </w:rPr>
        <w:t xml:space="preserve"> </w:t>
      </w:r>
      <w:r w:rsidRPr="00DB793A">
        <w:rPr>
          <w:rFonts w:ascii="Arial" w:hAnsi="Arial" w:cs="Arial"/>
          <w:sz w:val="24"/>
          <w:szCs w:val="24"/>
        </w:rPr>
        <w:t>transitioning from a 3-6 percent band (2000) to a 4.5 percent midpoint target</w:t>
      </w:r>
      <w:r>
        <w:rPr>
          <w:rFonts w:ascii="Arial" w:hAnsi="Arial" w:cs="Arial"/>
          <w:sz w:val="24"/>
          <w:szCs w:val="24"/>
        </w:rPr>
        <w:t xml:space="preserve"> </w:t>
      </w:r>
      <w:r w:rsidRPr="00DB793A">
        <w:rPr>
          <w:rFonts w:ascii="Arial" w:hAnsi="Arial" w:cs="Arial"/>
          <w:sz w:val="24"/>
          <w:szCs w:val="24"/>
        </w:rPr>
        <w:t xml:space="preserve">(2017), and moving towards a </w:t>
      </w:r>
      <w:commentRangeStart w:id="3"/>
      <w:r w:rsidRPr="00DB793A">
        <w:rPr>
          <w:rFonts w:ascii="Arial" w:hAnsi="Arial" w:cs="Arial"/>
          <w:sz w:val="24"/>
          <w:szCs w:val="24"/>
        </w:rPr>
        <w:t>3 percent target projected for 2025</w:t>
      </w:r>
      <w:commentRangeEnd w:id="3"/>
      <w:r w:rsidR="00125739" w:rsidRPr="00DB793A">
        <w:rPr>
          <w:rStyle w:val="CommentReference"/>
          <w:rFonts w:ascii="Arial" w:hAnsi="Arial" w:cs="Arial"/>
          <w:sz w:val="24"/>
          <w:szCs w:val="24"/>
        </w:rPr>
        <w:commentReference w:id="3"/>
      </w:r>
      <w:r w:rsidRPr="00DB793A">
        <w:rPr>
          <w:rFonts w:ascii="Arial" w:hAnsi="Arial" w:cs="Arial"/>
          <w:sz w:val="24"/>
          <w:szCs w:val="24"/>
        </w:rPr>
        <w:t>. These policy</w:t>
      </w:r>
      <w:r>
        <w:rPr>
          <w:rFonts w:ascii="Arial" w:hAnsi="Arial" w:cs="Arial"/>
          <w:sz w:val="24"/>
          <w:szCs w:val="24"/>
        </w:rPr>
        <w:t xml:space="preserve"> </w:t>
      </w:r>
      <w:r w:rsidRPr="00DB793A">
        <w:rPr>
          <w:rStyle w:val="s3"/>
          <w:rFonts w:ascii="Arial" w:hAnsi="Arial" w:cs="Arial"/>
          <w:sz w:val="24"/>
          <w:szCs w:val="24"/>
        </w:rPr>
        <w:t>shifts offer a</w:t>
      </w:r>
      <w:r>
        <w:rPr>
          <w:rStyle w:val="s3"/>
          <w:rFonts w:ascii="Arial" w:hAnsi="Arial" w:cs="Arial"/>
          <w:sz w:val="24"/>
          <w:szCs w:val="24"/>
        </w:rPr>
        <w:t xml:space="preserve"> </w:t>
      </w:r>
      <w:r w:rsidRPr="00DB793A">
        <w:rPr>
          <w:rStyle w:val="s3"/>
          <w:rFonts w:ascii="Arial" w:hAnsi="Arial" w:cs="Arial"/>
          <w:sz w:val="24"/>
          <w:szCs w:val="24"/>
        </w:rPr>
        <w:t>unique opportunity to explore the nonlinear, U-shaped nature of the</w:t>
      </w:r>
      <w:r>
        <w:rPr>
          <w:rStyle w:val="s3"/>
          <w:rFonts w:ascii="Arial" w:hAnsi="Arial" w:cs="Arial"/>
          <w:sz w:val="24"/>
          <w:szCs w:val="24"/>
        </w:rPr>
        <w:t xml:space="preserve"> </w:t>
      </w:r>
      <w:r w:rsidRPr="00DB793A">
        <w:rPr>
          <w:rStyle w:val="s4"/>
          <w:rFonts w:ascii="Arial" w:hAnsi="Arial" w:cs="Arial"/>
          <w:sz w:val="24"/>
          <w:szCs w:val="24"/>
        </w:rPr>
        <w:t xml:space="preserve">inflation-RPD relationship, challenging the traditional view that </w:t>
      </w:r>
      <w:commentRangeStart w:id="4"/>
      <w:r w:rsidRPr="00DB793A">
        <w:rPr>
          <w:rStyle w:val="s4"/>
          <w:rFonts w:ascii="Arial" w:hAnsi="Arial" w:cs="Arial"/>
          <w:sz w:val="24"/>
          <w:szCs w:val="24"/>
        </w:rPr>
        <w:t>zero inflation is</w:t>
      </w:r>
      <w:r>
        <w:rPr>
          <w:rStyle w:val="s4"/>
          <w:rFonts w:ascii="Arial" w:hAnsi="Arial" w:cs="Arial"/>
          <w:sz w:val="24"/>
          <w:szCs w:val="24"/>
        </w:rPr>
        <w:t xml:space="preserve"> </w:t>
      </w:r>
      <w:r w:rsidRPr="00DB793A">
        <w:rPr>
          <w:rFonts w:ascii="Arial" w:hAnsi="Arial" w:cs="Arial"/>
          <w:sz w:val="24"/>
          <w:szCs w:val="24"/>
        </w:rPr>
        <w:t xml:space="preserve">optimal. </w:t>
      </w:r>
      <w:commentRangeEnd w:id="4"/>
      <w:r w:rsidR="00D94362" w:rsidRPr="00DB793A">
        <w:rPr>
          <w:rStyle w:val="CommentReference"/>
          <w:rFonts w:ascii="Arial" w:hAnsi="Arial" w:cs="Arial"/>
          <w:sz w:val="24"/>
          <w:szCs w:val="24"/>
        </w:rPr>
        <w:commentReference w:id="4"/>
      </w:r>
      <w:r w:rsidRPr="00DB793A">
        <w:rPr>
          <w:rFonts w:ascii="Arial" w:hAnsi="Arial" w:cs="Arial"/>
          <w:sz w:val="24"/>
          <w:szCs w:val="24"/>
        </w:rPr>
        <w:t>Empirically, this study contributes to the scant emerging market literature,</w:t>
      </w:r>
      <w:r>
        <w:rPr>
          <w:rFonts w:ascii="Arial" w:hAnsi="Arial" w:cs="Arial"/>
          <w:sz w:val="24"/>
          <w:szCs w:val="24"/>
        </w:rPr>
        <w:t xml:space="preserve"> </w:t>
      </w:r>
      <w:r w:rsidRPr="00DB793A">
        <w:rPr>
          <w:rStyle w:val="s2"/>
          <w:rFonts w:ascii="Arial" w:hAnsi="Arial" w:cs="Arial"/>
          <w:sz w:val="24"/>
          <w:szCs w:val="24"/>
        </w:rPr>
        <w:t>complementing prior</w:t>
      </w:r>
      <w:r>
        <w:rPr>
          <w:rStyle w:val="s2"/>
          <w:rFonts w:ascii="Arial" w:hAnsi="Arial" w:cs="Arial"/>
          <w:sz w:val="24"/>
          <w:szCs w:val="24"/>
        </w:rPr>
        <w:t xml:space="preserve"> </w:t>
      </w:r>
      <w:r w:rsidRPr="00DB793A">
        <w:rPr>
          <w:rStyle w:val="s2"/>
          <w:rFonts w:ascii="Arial" w:hAnsi="Arial" w:cs="Arial"/>
          <w:sz w:val="24"/>
          <w:szCs w:val="24"/>
        </w:rPr>
        <w:t xml:space="preserve">work but incorporating inflation target changes. </w:t>
      </w:r>
      <w:commentRangeStart w:id="5"/>
      <w:r w:rsidRPr="00DB793A">
        <w:rPr>
          <w:rStyle w:val="s2"/>
          <w:rFonts w:ascii="Arial" w:hAnsi="Arial" w:cs="Arial"/>
          <w:sz w:val="24"/>
          <w:szCs w:val="24"/>
        </w:rPr>
        <w:t>The findings</w:t>
      </w:r>
      <w:r>
        <w:rPr>
          <w:rStyle w:val="s2"/>
          <w:rFonts w:ascii="Arial" w:hAnsi="Arial" w:cs="Arial"/>
          <w:sz w:val="24"/>
          <w:szCs w:val="24"/>
        </w:rPr>
        <w:t xml:space="preserve"> </w:t>
      </w:r>
      <w:r w:rsidRPr="00DB793A">
        <w:rPr>
          <w:rFonts w:ascii="Arial" w:hAnsi="Arial" w:cs="Arial"/>
          <w:sz w:val="24"/>
          <w:szCs w:val="24"/>
        </w:rPr>
        <w:t>have important</w:t>
      </w:r>
      <w:r>
        <w:rPr>
          <w:rFonts w:ascii="Arial" w:hAnsi="Arial" w:cs="Arial"/>
          <w:sz w:val="24"/>
          <w:szCs w:val="24"/>
        </w:rPr>
        <w:t xml:space="preserve"> </w:t>
      </w:r>
      <w:r w:rsidRPr="00DB793A">
        <w:rPr>
          <w:rFonts w:ascii="Arial" w:hAnsi="Arial" w:cs="Arial"/>
          <w:sz w:val="24"/>
          <w:szCs w:val="24"/>
        </w:rPr>
        <w:t>implications for monetary policy design in emerging economies</w:t>
      </w:r>
      <w:r>
        <w:rPr>
          <w:rFonts w:ascii="Arial" w:hAnsi="Arial" w:cs="Arial"/>
          <w:sz w:val="24"/>
          <w:szCs w:val="24"/>
        </w:rPr>
        <w:t xml:space="preserve"> </w:t>
      </w:r>
      <w:r w:rsidRPr="00DB793A">
        <w:rPr>
          <w:rStyle w:val="s2"/>
          <w:rFonts w:ascii="Arial" w:hAnsi="Arial" w:cs="Arial"/>
          <w:sz w:val="24"/>
          <w:szCs w:val="24"/>
        </w:rPr>
        <w:t>aiming to lower inflation</w:t>
      </w:r>
      <w:r>
        <w:rPr>
          <w:rStyle w:val="s2"/>
          <w:rFonts w:ascii="Arial" w:hAnsi="Arial" w:cs="Arial"/>
          <w:sz w:val="24"/>
          <w:szCs w:val="24"/>
        </w:rPr>
        <w:t xml:space="preserve"> </w:t>
      </w:r>
      <w:r w:rsidRPr="00DB793A">
        <w:rPr>
          <w:rStyle w:val="s2"/>
          <w:rFonts w:ascii="Arial" w:hAnsi="Arial" w:cs="Arial"/>
          <w:sz w:val="24"/>
          <w:szCs w:val="24"/>
        </w:rPr>
        <w:t>targets while minimizing distortive effects on price signals</w:t>
      </w:r>
      <w:r>
        <w:rPr>
          <w:rFonts w:ascii="Arial" w:hAnsi="Arial" w:cs="Arial"/>
          <w:sz w:val="24"/>
          <w:szCs w:val="24"/>
        </w:rPr>
        <w:t xml:space="preserve"> </w:t>
      </w:r>
      <w:r w:rsidRPr="00DB793A">
        <w:rPr>
          <w:rStyle w:val="s3"/>
          <w:rFonts w:ascii="Arial" w:hAnsi="Arial" w:cs="Arial"/>
          <w:sz w:val="24"/>
          <w:szCs w:val="24"/>
        </w:rPr>
        <w:t>and resource allocation</w:t>
      </w:r>
      <w:commentRangeEnd w:id="5"/>
      <w:r w:rsidR="00394D80" w:rsidRPr="00DB793A">
        <w:rPr>
          <w:rStyle w:val="CommentReference"/>
          <w:rFonts w:ascii="Arial" w:hAnsi="Arial" w:cs="Arial"/>
          <w:sz w:val="24"/>
          <w:szCs w:val="24"/>
        </w:rPr>
        <w:commentReference w:id="5"/>
      </w:r>
      <w:r w:rsidRPr="00DB793A">
        <w:rPr>
          <w:rStyle w:val="s3"/>
          <w:rFonts w:ascii="Arial" w:hAnsi="Arial" w:cs="Arial"/>
          <w:sz w:val="24"/>
          <w:szCs w:val="24"/>
        </w:rPr>
        <w:t>.</w:t>
      </w:r>
    </w:p>
    <w:p w14:paraId="72AE22CA" w14:textId="77777777" w:rsidR="00DB793A" w:rsidRPr="00DB793A" w:rsidRDefault="00DB793A" w:rsidP="007E1401">
      <w:pPr>
        <w:pStyle w:val="p3"/>
        <w:spacing w:line="360" w:lineRule="auto"/>
        <w:rPr>
          <w:rFonts w:ascii="Arial" w:hAnsi="Arial" w:cs="Arial"/>
          <w:sz w:val="24"/>
          <w:szCs w:val="24"/>
        </w:rPr>
      </w:pPr>
    </w:p>
    <w:p w14:paraId="3CA213FD" w14:textId="77777777" w:rsidR="00DB793A" w:rsidRPr="00DB793A" w:rsidRDefault="00DB793A" w:rsidP="007E1401">
      <w:pPr>
        <w:pStyle w:val="p3"/>
        <w:spacing w:line="360" w:lineRule="auto"/>
        <w:rPr>
          <w:rFonts w:ascii="Arial" w:hAnsi="Arial" w:cs="Arial"/>
          <w:sz w:val="24"/>
          <w:szCs w:val="24"/>
        </w:rPr>
      </w:pPr>
      <w:r w:rsidRPr="00DB793A">
        <w:rPr>
          <w:rStyle w:val="s3"/>
          <w:rFonts w:ascii="Arial" w:hAnsi="Arial" w:cs="Arial"/>
          <w:b/>
          <w:bCs/>
          <w:sz w:val="24"/>
          <w:szCs w:val="24"/>
        </w:rPr>
        <w:t>Keywords</w:t>
      </w:r>
      <w:r w:rsidRPr="00DB793A">
        <w:rPr>
          <w:rStyle w:val="s3"/>
          <w:rFonts w:ascii="Arial" w:hAnsi="Arial" w:cs="Arial"/>
          <w:sz w:val="24"/>
          <w:szCs w:val="24"/>
        </w:rPr>
        <w:t>: Relative Price Dispersion, Inflation, Monetary Policy</w:t>
      </w:r>
    </w:p>
    <w:p w14:paraId="30E59B77" w14:textId="1440487C" w:rsidR="00DB793A" w:rsidRPr="008555AC" w:rsidRDefault="008555AC" w:rsidP="007E1401">
      <w:pPr>
        <w:pStyle w:val="p3"/>
        <w:spacing w:line="360" w:lineRule="auto"/>
        <w:rPr>
          <w:rFonts w:ascii="Arial" w:hAnsi="Arial" w:cs="Arial"/>
          <w:sz w:val="24"/>
          <w:szCs w:val="24"/>
          <w:lang w:val="de-DE"/>
        </w:rPr>
      </w:pPr>
      <w:r w:rsidRPr="008555AC">
        <w:rPr>
          <w:rStyle w:val="s3"/>
          <w:rFonts w:ascii="Arial" w:hAnsi="Arial" w:cs="Arial"/>
          <w:b/>
          <w:bCs/>
          <w:sz w:val="24"/>
          <w:szCs w:val="24"/>
          <w:lang w:val="de-DE"/>
        </w:rPr>
        <w:t>JEL-Codes</w:t>
      </w:r>
      <w:r w:rsidR="00DB793A" w:rsidRPr="008555AC">
        <w:rPr>
          <w:rStyle w:val="s3"/>
          <w:rFonts w:ascii="Arial" w:hAnsi="Arial" w:cs="Arial"/>
          <w:sz w:val="24"/>
          <w:szCs w:val="24"/>
          <w:lang w:val="de-DE"/>
        </w:rPr>
        <w:t>: E31, E52, E58</w:t>
      </w:r>
    </w:p>
    <w:p w14:paraId="13990944" w14:textId="6141F516" w:rsidR="00DB793A" w:rsidRPr="008555AC" w:rsidRDefault="00DB793A" w:rsidP="007E1401">
      <w:pPr>
        <w:pStyle w:val="p6"/>
        <w:jc w:val="center"/>
        <w:rPr>
          <w:rFonts w:ascii="Arial" w:hAnsi="Arial" w:cs="Arial"/>
          <w:lang w:val="de-DE"/>
        </w:rPr>
      </w:pPr>
      <w:r w:rsidRPr="008555AC">
        <w:rPr>
          <w:rStyle w:val="s5"/>
          <w:rFonts w:ascii="Cambria Math" w:hAnsi="Cambria Math" w:cs="Cambria Math"/>
          <w:lang w:val="de-DE"/>
        </w:rPr>
        <w:t>∗</w:t>
      </w:r>
      <w:r w:rsidRPr="008555AC">
        <w:rPr>
          <w:lang w:val="de-DE"/>
        </w:rPr>
        <w:br w:type="page"/>
      </w:r>
    </w:p>
    <w:p w14:paraId="12CFF4B6" w14:textId="12384418" w:rsidR="00921ED3" w:rsidRDefault="00000000" w:rsidP="007E1401">
      <w:pPr>
        <w:pStyle w:val="Heading1"/>
      </w:pPr>
      <w:commentRangeStart w:id="6"/>
      <w:r>
        <w:lastRenderedPageBreak/>
        <w:t>Introduction</w:t>
      </w:r>
      <w:commentRangeEnd w:id="6"/>
      <w:r w:rsidR="00F446D9">
        <w:rPr>
          <w:rStyle w:val="CommentReference"/>
          <w:sz w:val="24"/>
          <w:szCs w:val="24"/>
        </w:rPr>
        <w:commentReference w:id="6"/>
      </w:r>
    </w:p>
    <w:p w14:paraId="4EEBAAF8" w14:textId="5F524612" w:rsidR="00921ED3" w:rsidRDefault="00000000">
      <w:commentRangeStart w:id="7"/>
      <w:r>
        <w:t xml:space="preserve">Inflation is known to have adverse welfare effects through its distortion of relative prices which causes the </w:t>
      </w:r>
      <w:r w:rsidR="007E1401">
        <w:t>misallocation</w:t>
      </w:r>
      <w:r>
        <w:t xml:space="preserve"> of resources, production inefficiencies leading to lower real economic activity. </w:t>
      </w:r>
      <w:commentRangeEnd w:id="7"/>
      <w:r w:rsidR="00AA25AD">
        <w:rPr>
          <w:rStyle w:val="CommentReference"/>
          <w:sz w:val="24"/>
          <w:szCs w:val="22"/>
        </w:rPr>
        <w:commentReference w:id="7"/>
      </w:r>
      <w:r>
        <w:t xml:space="preserve">This is well supported by both theoretical and empirical </w:t>
      </w:r>
      <w:commentRangeStart w:id="8"/>
      <w:r>
        <w:t>studies</w:t>
      </w:r>
      <w:commentRangeEnd w:id="8"/>
      <w:r w:rsidR="005D15C0">
        <w:rPr>
          <w:rStyle w:val="CommentReference"/>
          <w:sz w:val="24"/>
          <w:szCs w:val="22"/>
        </w:rPr>
        <w:commentReference w:id="8"/>
      </w:r>
      <w:r>
        <w:t xml:space="preserve">. This paper contributes to the empirical literature, by examining the relationship between inflation and </w:t>
      </w:r>
      <w:commentRangeStart w:id="9"/>
      <w:r>
        <w:t>relative price dispersion (RPD)</w:t>
      </w:r>
      <w:r w:rsidR="00605926">
        <w:rPr>
          <w:rStyle w:val="FootnoteReference"/>
        </w:rPr>
        <w:footnoteReference w:id="1"/>
      </w:r>
      <w:r>
        <w:t xml:space="preserve"> </w:t>
      </w:r>
      <w:commentRangeEnd w:id="9"/>
      <w:r w:rsidR="00A970A4">
        <w:rPr>
          <w:rStyle w:val="CommentReference"/>
          <w:sz w:val="24"/>
          <w:szCs w:val="22"/>
        </w:rPr>
        <w:commentReference w:id="9"/>
      </w:r>
      <w:r>
        <w:t xml:space="preserve">in South Africa given the little </w:t>
      </w:r>
      <w:commentRangeStart w:id="14"/>
      <w:r>
        <w:t xml:space="preserve">evidence available </w:t>
      </w:r>
      <w:commentRangeEnd w:id="14"/>
      <w:r w:rsidR="00056FF9">
        <w:rPr>
          <w:rStyle w:val="CommentReference"/>
          <w:sz w:val="24"/>
          <w:szCs w:val="22"/>
        </w:rPr>
        <w:commentReference w:id="14"/>
      </w:r>
      <w:r>
        <w:t>and to determine how the relationship has evolved given inflation target changes and its implications for monetary policy.</w:t>
      </w:r>
    </w:p>
    <w:p w14:paraId="420ABACE" w14:textId="4F63734D" w:rsidR="00921ED3" w:rsidRDefault="00000000">
      <w:pPr>
        <w:pStyle w:val="BodyText"/>
      </w:pPr>
      <w:r>
        <w:t xml:space="preserve">The South African context can provide further insights into the relationship between inflation and RPD given the changes in the inflation targets from a 3 to 6 per cent band in 2000 to a 4.5 per cent midpoint target since 2017 and a shift to 3 per cent inflation target in 2025 as structural changes in inflation can affect the linkages with relative price </w:t>
      </w:r>
      <w:r w:rsidRPr="00B775C5">
        <w:t xml:space="preserve">dispersion (Caglayan and Filiztekin 2003). </w:t>
      </w:r>
      <w:del w:id="15" w:author="Author">
        <w:r w:rsidR="008555AC" w:rsidRPr="00B775C5" w:rsidDel="00424CE4">
          <w:delText>Furthermore, the</w:delText>
        </w:r>
        <w:r w:rsidRPr="00B775C5" w:rsidDel="00424CE4">
          <w:delText xml:space="preserve"> functional form of relationship is U-shaped and dynamic (Fielding and Mizen 2000; Choi 2010)</w:delText>
        </w:r>
        <w:r w:rsidDel="00424CE4">
          <w:delText xml:space="preserve"> implying a non-zero </w:delText>
        </w:r>
        <w:r w:rsidDel="00AD60B4">
          <w:delText xml:space="preserve">optimal </w:delText>
        </w:r>
        <w:r w:rsidDel="00424CE4">
          <w:delText xml:space="preserve">inflation rate </w:delText>
        </w:r>
        <w:r w:rsidDel="007E7D5C">
          <w:delText xml:space="preserve">that </w:delText>
        </w:r>
        <w:r w:rsidDel="00424CE4">
          <w:delText>minimi</w:delText>
        </w:r>
        <w:r w:rsidDel="00AD60B4">
          <w:delText>z</w:delText>
        </w:r>
        <w:r w:rsidDel="00424CE4">
          <w:delText xml:space="preserve">es the distortive effect on relative prices </w:delText>
        </w:r>
        <w:r w:rsidDel="00C35441">
          <w:delText xml:space="preserve">since </w:delText>
        </w:r>
        <w:r w:rsidDel="00424CE4">
          <w:delText xml:space="preserve">a linear relationship would imply that the optimal inflation rate is zero. </w:delText>
        </w:r>
      </w:del>
      <w:r>
        <w:t xml:space="preserve">Given the </w:t>
      </w:r>
      <w:r w:rsidR="008555AC">
        <w:t>above-mentioned</w:t>
      </w:r>
      <w:r>
        <w:t xml:space="preserve"> inflation target reforms, South Africa provides an opportunity to examine the dynamic effects of inflation on relative price variability and the optimal inflation target with policy implications for emerging market economies that intend to transition to lower inflation targets.</w:t>
      </w:r>
      <w:ins w:id="16" w:author="Author">
        <w:r w:rsidR="00424CE4">
          <w:t xml:space="preserve"> </w:t>
        </w:r>
        <w:commentRangeStart w:id="17"/>
        <w:r w:rsidR="00424CE4" w:rsidRPr="00B775C5">
          <w:t xml:space="preserve">Furthermore, the functional form of </w:t>
        </w:r>
        <w:r w:rsidR="00424CE4">
          <w:t xml:space="preserve">this </w:t>
        </w:r>
        <w:r w:rsidR="00424CE4" w:rsidRPr="00B775C5">
          <w:t>relationship is U-shaped and dynamic (Fielding and Mizen 2000; Choi 2010)</w:t>
        </w:r>
        <w:r w:rsidR="00424CE4">
          <w:t xml:space="preserve"> </w:t>
        </w:r>
        <w:commentRangeStart w:id="18"/>
        <w:r w:rsidR="00424CE4">
          <w:t xml:space="preserve">implying that a non-zero inflation rate minimises the distortive effect on relative prices, in contrast to a linear relationship where the optimal inflation rate would be zero. </w:t>
        </w:r>
      </w:ins>
      <w:commentRangeEnd w:id="18"/>
      <w:r w:rsidR="00424CE4">
        <w:rPr>
          <w:rStyle w:val="CommentReference"/>
          <w:sz w:val="24"/>
          <w:szCs w:val="20"/>
        </w:rPr>
        <w:commentReference w:id="18"/>
      </w:r>
      <w:commentRangeEnd w:id="17"/>
      <w:r w:rsidR="00424CE4">
        <w:rPr>
          <w:rStyle w:val="CommentReference"/>
          <w:sz w:val="24"/>
          <w:szCs w:val="20"/>
        </w:rPr>
        <w:commentReference w:id="17"/>
      </w:r>
    </w:p>
    <w:p w14:paraId="30AD56BD" w14:textId="65618DFB" w:rsidR="00921ED3" w:rsidRDefault="00000000">
      <w:pPr>
        <w:pStyle w:val="BodyText"/>
      </w:pPr>
      <w:r>
        <w:t>The theoretical literature distinguishes between menu-cost and signal extraction models in explaining the positive relation between inflation and RPD. In menu cost models (</w:t>
      </w:r>
      <w:r w:rsidRPr="00B775C5">
        <w:t>Sheshinski and Weiss 1979</w:t>
      </w:r>
      <w:r>
        <w:t xml:space="preserve">, </w:t>
      </w:r>
      <w:r w:rsidRPr="00B775C5">
        <w:t>1983</w:t>
      </w:r>
      <w:r>
        <w:t xml:space="preserve">; </w:t>
      </w:r>
      <w:r w:rsidRPr="00B775C5">
        <w:t>Rotemberg 1983</w:t>
      </w:r>
      <w:r>
        <w:t xml:space="preserve">; </w:t>
      </w:r>
      <w:r w:rsidRPr="00B775C5">
        <w:t>Benabou 1992</w:t>
      </w:r>
      <w:r>
        <w:t xml:space="preserve">) firms face fixed cost of adjusting nominal prices (e.g. printing new menus) and since they follow a one-sided dynamic pricing rule (S, s) when setting prices, inflation reduces the </w:t>
      </w:r>
      <w:r>
        <w:lastRenderedPageBreak/>
        <w:t>optimal real price. Given price adjustment costs differ across firms (e.g. due to differen</w:t>
      </w:r>
      <w:ins w:id="19" w:author="Author">
        <w:r w:rsidR="00EA405F">
          <w:t>t</w:t>
        </w:r>
      </w:ins>
      <w:del w:id="20" w:author="Author">
        <w:r w:rsidDel="00EA405F">
          <w:delText>ces</w:delText>
        </w:r>
      </w:del>
      <w:r>
        <w:t xml:space="preserve"> administrative costs)</w:t>
      </w:r>
      <w:ins w:id="21" w:author="Author">
        <w:r w:rsidR="004745A5">
          <w:t>,</w:t>
        </w:r>
      </w:ins>
      <w:r>
        <w:t xml:space="preserve"> price adjustment occurs infrequently and at sporadic times leading to staggard price setting and consequently an increase in relative price variability with the latter reflecting nominal rigidities rather than a scarcity of resources. Signal extraction models emphasi</w:t>
      </w:r>
      <w:ins w:id="22" w:author="Author">
        <w:r w:rsidR="009D67D2">
          <w:t>s</w:t>
        </w:r>
      </w:ins>
      <w:del w:id="23" w:author="Author">
        <w:r w:rsidDel="009D67D2">
          <w:delText>z</w:delText>
        </w:r>
      </w:del>
      <w:r>
        <w:t>e the role of inflation surprises in increasing RPD. In these models, under the assumption of imperfect information, firms observe their own prices immediately, but only observe aggregate prices imperfectly</w:t>
      </w:r>
      <w:ins w:id="24" w:author="Author">
        <w:r w:rsidR="00497B2C">
          <w:t>;</w:t>
        </w:r>
      </w:ins>
      <w:del w:id="25" w:author="Author">
        <w:r w:rsidDel="00497B2C">
          <w:delText>,</w:delText>
        </w:r>
      </w:del>
      <w:r>
        <w:t xml:space="preserve"> therefore</w:t>
      </w:r>
      <w:ins w:id="26" w:author="Author">
        <w:r w:rsidR="00497B2C">
          <w:t>,</w:t>
        </w:r>
      </w:ins>
      <w:r>
        <w:t xml:space="preserve"> unexpected inflation o</w:t>
      </w:r>
      <w:r w:rsidR="007E3A9D">
        <w:t>r</w:t>
      </w:r>
      <w:r>
        <w:t xml:space="preserve"> inflation volatility reduces the informational content of prices as firms are unable to distinguish between idiosyncratic relative (real</w:t>
      </w:r>
      <w:r w:rsidR="007E3A9D">
        <w:t xml:space="preserve"> or demand</w:t>
      </w:r>
      <w:r>
        <w:t>) shocks and aggregate (inflationary) shocks (</w:t>
      </w:r>
      <w:r w:rsidRPr="00B775C5">
        <w:t>Lucas 1973</w:t>
      </w:r>
      <w:r>
        <w:t xml:space="preserve">; </w:t>
      </w:r>
      <w:r w:rsidRPr="00B775C5">
        <w:t>Hercowitz 1981</w:t>
      </w:r>
      <w:r>
        <w:t xml:space="preserve">; </w:t>
      </w:r>
      <w:r w:rsidRPr="00B775C5">
        <w:t>Cukierman 1983</w:t>
      </w:r>
      <w:r>
        <w:t xml:space="preserve">; </w:t>
      </w:r>
      <w:r w:rsidRPr="00B775C5">
        <w:t>Barro 1976</w:t>
      </w:r>
      <w:r>
        <w:t>) leading to cross-sectional price dispersion which results in allocative inefficiencies generating adverse real effects.</w:t>
      </w:r>
      <w:r>
        <w:rPr>
          <w:rStyle w:val="FootnoteReference"/>
        </w:rPr>
        <w:footnoteReference w:id="2"/>
      </w:r>
      <w:r>
        <w:t xml:space="preserve"> While menu cost models predict a linear relationship, signal extraction models</w:t>
      </w:r>
      <w:ins w:id="27" w:author="Author">
        <w:r w:rsidR="00FA3587">
          <w:t>, along with monetary search models (</w:t>
        </w:r>
        <w:r w:rsidR="003C0ED3">
          <w:t xml:space="preserve">see </w:t>
        </w:r>
        <w:r w:rsidR="00FA3587" w:rsidRPr="00B775C5">
          <w:t>Head and Kumar 2005</w:t>
        </w:r>
        <w:r w:rsidR="00FA3587">
          <w:t xml:space="preserve">), </w:t>
        </w:r>
      </w:ins>
      <w:r>
        <w:t xml:space="preserve"> </w:t>
      </w:r>
      <w:commentRangeStart w:id="28"/>
      <w:r>
        <w:t>predict nonlinearities</w:t>
      </w:r>
      <w:ins w:id="29" w:author="Author">
        <w:r w:rsidR="00FA3587">
          <w:t xml:space="preserve"> </w:t>
        </w:r>
      </w:ins>
      <w:commentRangeEnd w:id="28"/>
      <w:r w:rsidR="00295792">
        <w:rPr>
          <w:rStyle w:val="CommentReference"/>
          <w:sz w:val="24"/>
          <w:szCs w:val="20"/>
        </w:rPr>
        <w:commentReference w:id="28"/>
      </w:r>
      <w:ins w:id="30" w:author="Author">
        <w:r w:rsidR="00FA3587">
          <w:t>-</w:t>
        </w:r>
      </w:ins>
      <w:r>
        <w:t xml:space="preserve"> </w:t>
      </w:r>
      <w:del w:id="31" w:author="Author">
        <w:r w:rsidDel="00FA3587">
          <w:delText>along with monetary search models (</w:delText>
        </w:r>
        <w:r w:rsidRPr="00B775C5" w:rsidDel="00FA3587">
          <w:delText>Head and Kumar 2005</w:delText>
        </w:r>
        <w:r w:rsidDel="00FA3587">
          <w:delText xml:space="preserve">) </w:delText>
        </w:r>
      </w:del>
      <w:r>
        <w:t>with the latter also arguing that moderate inflation can increase welfare suggesting the optimal inflation can be non-zero.</w:t>
      </w:r>
      <w:commentRangeStart w:id="32"/>
      <w:r>
        <w:rPr>
          <w:rStyle w:val="FootnoteReference"/>
        </w:rPr>
        <w:footnoteReference w:id="3"/>
      </w:r>
      <w:commentRangeEnd w:id="32"/>
      <w:r w:rsidR="009737BF">
        <w:rPr>
          <w:rStyle w:val="CommentReference"/>
          <w:sz w:val="24"/>
          <w:szCs w:val="20"/>
        </w:rPr>
        <w:commentReference w:id="32"/>
      </w:r>
    </w:p>
    <w:p w14:paraId="21E1F148" w14:textId="6802EA82" w:rsidR="007354B3" w:rsidRDefault="007354B3" w:rsidP="007354B3">
      <w:pPr>
        <w:pStyle w:val="BodyText"/>
        <w:rPr>
          <w:ins w:id="33" w:author="Author"/>
        </w:rPr>
      </w:pPr>
      <w:ins w:id="34" w:author="Author">
        <w:r>
          <w:t>The empirical literature</w:t>
        </w:r>
        <w:r w:rsidR="009544A2">
          <w:t xml:space="preserve"> on the inflation and RPD relationship</w:t>
        </w:r>
        <w:r>
          <w:t xml:space="preserve"> is well established but </w:t>
        </w:r>
        <w:r w:rsidR="009544A2">
          <w:t>offers</w:t>
        </w:r>
        <w:r>
          <w:t xml:space="preserve"> little evidence on emerging markets. To the best of our knowledge, Ndou and Redford (</w:t>
        </w:r>
        <w:r w:rsidRPr="00B775C5">
          <w:t>2014</w:t>
        </w:r>
        <w:r>
          <w:t>) and Ndou and Gumata (</w:t>
        </w:r>
        <w:r w:rsidRPr="00B775C5">
          <w:t>2017</w:t>
        </w:r>
        <w:r>
          <w:t xml:space="preserve">) are the only papers that examine </w:t>
        </w:r>
        <w:r w:rsidR="00C75353">
          <w:t xml:space="preserve">it in </w:t>
        </w:r>
        <w:r>
          <w:t>South Africa. Ndou and Redford (</w:t>
        </w:r>
        <w:r w:rsidRPr="00B775C5">
          <w:t>2014</w:t>
        </w:r>
        <w:r>
          <w:t xml:space="preserve">) estimated the relation between disaggregated </w:t>
        </w:r>
        <w:r>
          <w:lastRenderedPageBreak/>
          <w:t>CPI components and RPD over 1980-2010, and found heterogenous effects both before and after the adoption of the inflation target framework. Ndou and Gumata (</w:t>
        </w:r>
        <w:r w:rsidRPr="00B775C5">
          <w:t>2017</w:t>
        </w:r>
        <w:r>
          <w:t>) focused their analysis in the same period but on services only. This paper contributes to the empirical literature by examining the headline inflation-RPD nexus in the context of structural changes in inflation due to inflation target changes estimating both mean and tail effects as well as estimating the optimal inflation target.</w:t>
        </w:r>
      </w:ins>
    </w:p>
    <w:p w14:paraId="04E56BB4" w14:textId="039670F9" w:rsidR="00921ED3" w:rsidRDefault="00000000">
      <w:pPr>
        <w:pStyle w:val="BodyText"/>
      </w:pPr>
      <w:r>
        <w:t xml:space="preserve">Against this backdrop, </w:t>
      </w:r>
      <w:commentRangeStart w:id="35"/>
      <w:r>
        <w:t>this paper closely follows Caraballo and Dabús (</w:t>
      </w:r>
      <w:r w:rsidRPr="00B775C5">
        <w:t>2013</w:t>
      </w:r>
      <w:r>
        <w:t xml:space="preserve">) and tests the menu cost and signal extraction models in a semi-parametric framework </w:t>
      </w:r>
      <w:commentRangeEnd w:id="35"/>
      <w:r w:rsidR="00460834">
        <w:rPr>
          <w:rStyle w:val="CommentReference"/>
          <w:sz w:val="24"/>
          <w:szCs w:val="20"/>
        </w:rPr>
        <w:commentReference w:id="35"/>
      </w:r>
      <w:r>
        <w:t>(</w:t>
      </w:r>
      <w:r w:rsidRPr="00B775C5">
        <w:t>Robinson 1988</w:t>
      </w:r>
      <w:r>
        <w:t xml:space="preserve">) for South Africa between 2009 and 2025. We </w:t>
      </w:r>
      <w:del w:id="36" w:author="Author">
        <w:r w:rsidDel="00A449B2">
          <w:delText>f</w:delText>
        </w:r>
        <w:r w:rsidDel="001731D5">
          <w:delText xml:space="preserve">urther </w:delText>
        </w:r>
      </w:del>
      <w:r>
        <w:t xml:space="preserve">extend our analysis further by estimating the inflation-RPD nexus using a quantile-on-quantile regression (QQR) since the semiparametric estimation provides average inflation effects on RPD, the QQR estimation shows </w:t>
      </w:r>
      <w:commentRangeStart w:id="37"/>
      <w:r>
        <w:t>how the state-dependent inflation effects specific areas of the distribution of relative price dispersion</w:t>
      </w:r>
      <w:commentRangeEnd w:id="37"/>
      <w:r w:rsidR="00EB766E">
        <w:rPr>
          <w:rStyle w:val="CommentReference"/>
          <w:sz w:val="24"/>
          <w:szCs w:val="20"/>
        </w:rPr>
        <w:commentReference w:id="37"/>
      </w:r>
      <w:r>
        <w:t>. We chose a post</w:t>
      </w:r>
      <w:ins w:id="38" w:author="Author">
        <w:r w:rsidR="00EB766E">
          <w:t>-</w:t>
        </w:r>
      </w:ins>
      <w:del w:id="39" w:author="Author">
        <w:r w:rsidDel="00EB766E">
          <w:delText xml:space="preserve"> </w:delText>
        </w:r>
      </w:del>
      <w:r>
        <w:t xml:space="preserve">2008 </w:t>
      </w:r>
      <w:del w:id="40" w:author="Author">
        <w:r w:rsidDel="00EB766E">
          <w:delText xml:space="preserve">financial crisis period </w:delText>
        </w:r>
      </w:del>
      <w:r>
        <w:t>sample</w:t>
      </w:r>
      <w:ins w:id="41" w:author="Author">
        <w:r w:rsidR="00EB766E">
          <w:t xml:space="preserve"> period</w:t>
        </w:r>
      </w:ins>
      <w:r>
        <w:t xml:space="preserve"> because inflation </w:t>
      </w:r>
      <w:ins w:id="42" w:author="Author">
        <w:r w:rsidR="00F66F15">
          <w:t xml:space="preserve">stayed </w:t>
        </w:r>
      </w:ins>
      <w:del w:id="43" w:author="Author">
        <w:r w:rsidDel="00F66F15">
          <w:delText xml:space="preserve">was </w:delText>
        </w:r>
      </w:del>
      <w:r>
        <w:t>broadly within the target range</w:t>
      </w:r>
      <w:ins w:id="44" w:author="Author">
        <w:r w:rsidR="00F66F15">
          <w:t>,</w:t>
        </w:r>
      </w:ins>
      <w:r>
        <w:t xml:space="preserve"> and </w:t>
      </w:r>
      <w:ins w:id="45" w:author="Author">
        <w:r w:rsidR="00FB38BF">
          <w:t xml:space="preserve">because </w:t>
        </w:r>
      </w:ins>
      <w:r>
        <w:t xml:space="preserve">monetary policy credibility </w:t>
      </w:r>
      <w:ins w:id="46" w:author="Author">
        <w:r w:rsidR="00FB38BF">
          <w:t xml:space="preserve">during this period </w:t>
        </w:r>
      </w:ins>
      <w:r>
        <w:t xml:space="preserve">had broadly improved </w:t>
      </w:r>
      <w:del w:id="47" w:author="Author">
        <w:r w:rsidDel="00FB38BF">
          <w:delText xml:space="preserve">during this period </w:delText>
        </w:r>
      </w:del>
      <w:r>
        <w:t>relative to the</w:t>
      </w:r>
      <w:ins w:id="48" w:author="Author">
        <w:r w:rsidR="00F66F15">
          <w:t xml:space="preserve"> previous one, </w:t>
        </w:r>
        <w:r w:rsidR="00756462">
          <w:t>immediately after</w:t>
        </w:r>
        <w:r w:rsidR="00FB38BF">
          <w:t xml:space="preserve"> </w:t>
        </w:r>
      </w:ins>
      <w:del w:id="49" w:author="Author">
        <w:r w:rsidDel="00F66F15">
          <w:delText xml:space="preserve"> period </w:delText>
        </w:r>
        <w:r w:rsidDel="00FB38BF">
          <w:delText>after</w:delText>
        </w:r>
      </w:del>
      <w:r>
        <w:t xml:space="preserve"> the adoption of the inflation target framework in 2000. </w:t>
      </w:r>
      <w:r w:rsidR="00946B62">
        <w:t>W</w:t>
      </w:r>
      <w:r>
        <w:t>e estimate the inflation-RPD nexus in the pre-</w:t>
      </w:r>
      <w:ins w:id="50" w:author="Author">
        <w:r w:rsidR="00E43945">
          <w:t xml:space="preserve"> </w:t>
        </w:r>
      </w:ins>
      <w:r>
        <w:t xml:space="preserve">and post-2017 samples when the South African Reserve Bank (SARB) began to target the midpoint of the 3-6 per inflation target range. </w:t>
      </w:r>
      <w:ins w:id="51" w:author="Author">
        <w:r w:rsidR="005C7775">
          <w:t>In 2024</w:t>
        </w:r>
        <w:r w:rsidR="00C246B9">
          <w:t xml:space="preserve"> the SARB communicated its preference for a 3 per cent target, which it officially adopted in November 2025. Although o</w:t>
        </w:r>
      </w:ins>
      <w:del w:id="52" w:author="Author">
        <w:r w:rsidDel="00C246B9">
          <w:delText>O</w:delText>
        </w:r>
      </w:del>
      <w:r>
        <w:t xml:space="preserve">ur sample </w:t>
      </w:r>
      <w:del w:id="53" w:author="Author">
        <w:r w:rsidDel="005C7775">
          <w:delText xml:space="preserve">includes </w:delText>
        </w:r>
      </w:del>
      <w:ins w:id="54" w:author="Author">
        <w:r w:rsidR="005C7775">
          <w:t xml:space="preserve">ends in </w:t>
        </w:r>
      </w:ins>
      <w:r>
        <w:t>2025</w:t>
      </w:r>
      <w:ins w:id="55" w:author="Author">
        <w:r w:rsidR="005C7775">
          <w:t xml:space="preserve">, </w:t>
        </w:r>
        <w:r w:rsidR="00C246B9">
          <w:t>showing that</w:t>
        </w:r>
        <w:r w:rsidR="005C7775">
          <w:t xml:space="preserve"> </w:t>
        </w:r>
      </w:ins>
      <w:del w:id="56" w:author="Author">
        <w:r w:rsidDel="005C7775">
          <w:delText xml:space="preserve"> with </w:delText>
        </w:r>
      </w:del>
      <w:r>
        <w:t xml:space="preserve">inflation </w:t>
      </w:r>
      <w:ins w:id="57" w:author="Author">
        <w:r w:rsidR="005C7775">
          <w:t xml:space="preserve">was </w:t>
        </w:r>
      </w:ins>
      <w:del w:id="58" w:author="Author">
        <w:r w:rsidDel="005C7775">
          <w:delText xml:space="preserve">structurally </w:delText>
        </w:r>
      </w:del>
      <w:ins w:id="59" w:author="Author">
        <w:r w:rsidR="005C7775">
          <w:t xml:space="preserve">persistently </w:t>
        </w:r>
      </w:ins>
      <w:r>
        <w:t xml:space="preserve">lower </w:t>
      </w:r>
      <w:ins w:id="60" w:author="Author">
        <w:r w:rsidR="005C7775">
          <w:t xml:space="preserve">- </w:t>
        </w:r>
      </w:ins>
      <w:r>
        <w:t>at</w:t>
      </w:r>
      <w:ins w:id="61" w:author="Author">
        <w:r w:rsidR="005C7775">
          <w:t xml:space="preserve"> around</w:t>
        </w:r>
      </w:ins>
      <w:r>
        <w:t xml:space="preserve"> 3.2 per cent </w:t>
      </w:r>
      <w:del w:id="62" w:author="Author">
        <w:r w:rsidDel="00C246B9">
          <w:delText>in the year after the SARB had communicated its preference for a 3 per cent targe</w:delText>
        </w:r>
      </w:del>
      <w:ins w:id="63" w:author="Author">
        <w:r w:rsidR="00C246B9">
          <w:t xml:space="preserve">- </w:t>
        </w:r>
      </w:ins>
      <w:del w:id="64" w:author="Author">
        <w:r w:rsidDel="00C246B9">
          <w:delText>t.</w:delText>
        </w:r>
      </w:del>
      <w:r>
        <w:rPr>
          <w:rStyle w:val="FootnoteReference"/>
        </w:rPr>
        <w:footnoteReference w:id="4"/>
      </w:r>
      <w:r>
        <w:t xml:space="preserve"> </w:t>
      </w:r>
      <w:del w:id="65" w:author="Author">
        <w:r w:rsidDel="00E02155">
          <w:delText>T</w:delText>
        </w:r>
        <w:r w:rsidDel="00C246B9">
          <w:delText xml:space="preserve">he National Treasury officially </w:delText>
        </w:r>
        <w:r w:rsidDel="00E02155">
          <w:delText xml:space="preserve">adopting </w:delText>
        </w:r>
        <w:r w:rsidDel="00C246B9">
          <w:delText>the 3 per cent in November 2025</w:delText>
        </w:r>
        <w:r w:rsidDel="00E02155">
          <w:delText xml:space="preserve"> nevertheless</w:delText>
        </w:r>
        <w:r w:rsidDel="00C246B9">
          <w:delText xml:space="preserve">, </w:delText>
        </w:r>
      </w:del>
      <w:r>
        <w:t xml:space="preserve">we do not </w:t>
      </w:r>
      <w:del w:id="66" w:author="Author">
        <w:r w:rsidDel="00FE3F8A">
          <w:delText xml:space="preserve">specifically </w:delText>
        </w:r>
      </w:del>
      <w:r>
        <w:t>make</w:t>
      </w:r>
      <w:ins w:id="67" w:author="Author">
        <w:r w:rsidR="00FE3F8A">
          <w:t xml:space="preserve"> any specific</w:t>
        </w:r>
      </w:ins>
      <w:r>
        <w:t xml:space="preserve"> inference </w:t>
      </w:r>
      <w:del w:id="68" w:author="Author">
        <w:r w:rsidDel="00FE3F8A">
          <w:delText>with regards to this</w:delText>
        </w:r>
      </w:del>
      <w:ins w:id="69" w:author="Author">
        <w:r w:rsidR="00FE3F8A">
          <w:t>on the last change in target</w:t>
        </w:r>
      </w:ins>
      <w:r>
        <w:t xml:space="preserve"> as an extended post sample period is needed.</w:t>
      </w:r>
    </w:p>
    <w:p w14:paraId="7061801A" w14:textId="0A6E70CD" w:rsidR="00921ED3" w:rsidDel="007354B3" w:rsidRDefault="00000000">
      <w:pPr>
        <w:pStyle w:val="BodyText"/>
        <w:rPr>
          <w:del w:id="70" w:author="Author"/>
        </w:rPr>
      </w:pPr>
      <w:del w:id="71" w:author="Author">
        <w:r w:rsidDel="007354B3">
          <w:delText xml:space="preserve">The empirical literature is well established but with evidence </w:delText>
        </w:r>
        <w:r w:rsidDel="00FE3F8A">
          <w:delText xml:space="preserve">for </w:delText>
        </w:r>
        <w:r w:rsidDel="007354B3">
          <w:delText>emerging markets</w:delText>
        </w:r>
        <w:r w:rsidDel="00FE3F8A">
          <w:delText xml:space="preserve"> few</w:delText>
        </w:r>
        <w:r w:rsidDel="007354B3">
          <w:delText>. To the best of our knowledge, Ndou and Redford (</w:delText>
        </w:r>
        <w:r w:rsidRPr="00B775C5" w:rsidDel="007354B3">
          <w:delText>2014</w:delText>
        </w:r>
        <w:r w:rsidDel="007354B3">
          <w:delText>) and Ndou and Gumata (</w:delText>
        </w:r>
        <w:r w:rsidRPr="00B775C5" w:rsidDel="007354B3">
          <w:delText>2017</w:delText>
        </w:r>
        <w:r w:rsidDel="007354B3">
          <w:delText>) are the</w:delText>
        </w:r>
        <w:r w:rsidDel="006A536B">
          <w:delText>re</w:delText>
        </w:r>
        <w:r w:rsidDel="007354B3">
          <w:delText xml:space="preserve"> only papers that examine</w:delText>
        </w:r>
        <w:r w:rsidDel="006A536B">
          <w:delText>d</w:delText>
        </w:r>
        <w:r w:rsidDel="007354B3">
          <w:delText xml:space="preserve"> the inflation and RPD relationship for South Africa. Ndou and Redford (</w:delText>
        </w:r>
        <w:r w:rsidRPr="00B775C5" w:rsidDel="007354B3">
          <w:delText>2014</w:delText>
        </w:r>
        <w:r w:rsidDel="007354B3">
          <w:delText xml:space="preserve">) estimated the </w:delText>
        </w:r>
        <w:r w:rsidDel="001A452F">
          <w:delText xml:space="preserve">disaggregated CPI components and their </w:delText>
        </w:r>
        <w:r w:rsidDel="007354B3">
          <w:delText xml:space="preserve">relation </w:delText>
        </w:r>
        <w:r w:rsidDel="001A452F">
          <w:delText xml:space="preserve">to </w:delText>
        </w:r>
        <w:r w:rsidDel="007354B3">
          <w:delText xml:space="preserve">RPD and found heterogenous effects </w:delText>
        </w:r>
        <w:r w:rsidDel="001A452F">
          <w:delText xml:space="preserve">of these on RPD over 1980-2010 </w:delText>
        </w:r>
        <w:r w:rsidDel="007354B3">
          <w:delText>before and after the adoption of the inflation target framework</w:delText>
        </w:r>
        <w:r w:rsidDel="001A452F">
          <w:delText xml:space="preserve"> while </w:delText>
        </w:r>
        <w:r w:rsidDel="007354B3">
          <w:delText>Ndou and Gumata (</w:delText>
        </w:r>
        <w:r w:rsidRPr="00B775C5" w:rsidDel="007354B3">
          <w:delText>2017</w:delText>
        </w:r>
        <w:r w:rsidDel="007354B3">
          <w:delText xml:space="preserve">) focused their analysis on </w:delText>
        </w:r>
        <w:r w:rsidDel="003065C0">
          <w:delText xml:space="preserve">RPD for </w:delText>
        </w:r>
        <w:r w:rsidDel="007354B3">
          <w:delText>service</w:delText>
        </w:r>
        <w:r w:rsidDel="003065C0">
          <w:delText>s</w:delText>
        </w:r>
        <w:r w:rsidDel="007354B3">
          <w:delText xml:space="preserve"> only</w:delText>
        </w:r>
        <w:r w:rsidDel="003065C0">
          <w:delText xml:space="preserve"> during 1980-2011</w:delText>
        </w:r>
        <w:r w:rsidDel="007354B3">
          <w:delText xml:space="preserve">. This paper contributes to the empirical literature by examining the headline inflation-RPD nexus in the context of structural changes in inflation </w:delText>
        </w:r>
        <w:r w:rsidR="00946B62" w:rsidDel="007354B3">
          <w:delText xml:space="preserve">due to </w:delText>
        </w:r>
        <w:r w:rsidDel="007354B3">
          <w:delText xml:space="preserve">inflation target changes estimating both mean and tail </w:delText>
        </w:r>
        <w:r w:rsidR="00946B62" w:rsidDel="007354B3">
          <w:delText xml:space="preserve">effects as well as </w:delText>
        </w:r>
        <w:r w:rsidDel="007354B3">
          <w:delText>estimating the optimal inflation target.</w:delText>
        </w:r>
      </w:del>
    </w:p>
    <w:p w14:paraId="677C499F" w14:textId="12C6CB45" w:rsidR="00921ED3" w:rsidRDefault="00000000">
      <w:pPr>
        <w:pStyle w:val="BodyText"/>
      </w:pPr>
      <w:r>
        <w:t>In brief, our finding</w:t>
      </w:r>
      <w:r w:rsidR="008555AC">
        <w:t>s</w:t>
      </w:r>
      <w:r>
        <w:t xml:space="preserve"> confirm a </w:t>
      </w:r>
      <w:commentRangeStart w:id="72"/>
      <w:r>
        <w:t xml:space="preserve">non-linear relationship for the </w:t>
      </w:r>
      <w:r w:rsidR="008555AC">
        <w:t>South</w:t>
      </w:r>
      <w:r>
        <w:t xml:space="preserve"> African case. Furthermore, we find evidence of regime-dependence in the relationship between inflation and RPD </w:t>
      </w:r>
      <w:del w:id="73" w:author="Author">
        <w:r w:rsidDel="002D33BD">
          <w:delText xml:space="preserve">with </w:delText>
        </w:r>
      </w:del>
      <w:ins w:id="74" w:author="Author">
        <w:r w:rsidR="002D33BD">
          <w:t xml:space="preserve">in </w:t>
        </w:r>
      </w:ins>
      <w:r>
        <w:t xml:space="preserve">the post-2017 period showing a flatter relationship compared to the pre-2017 period. </w:t>
      </w:r>
      <w:commentRangeEnd w:id="72"/>
      <w:r w:rsidR="00BF6AB5">
        <w:rPr>
          <w:rStyle w:val="CommentReference"/>
          <w:sz w:val="24"/>
          <w:szCs w:val="20"/>
        </w:rPr>
        <w:commentReference w:id="72"/>
      </w:r>
      <w:r>
        <w:t>The optimal inflation rate that minimi</w:t>
      </w:r>
      <w:ins w:id="75" w:author="Author">
        <w:r w:rsidR="00C75353">
          <w:t>s</w:t>
        </w:r>
      </w:ins>
      <w:del w:id="76" w:author="Author">
        <w:r w:rsidDel="00C75353">
          <w:delText>z</w:delText>
        </w:r>
      </w:del>
      <w:r>
        <w:t xml:space="preserve">es RPD is estimated to be in the range of 2-3 per cent, which is lower than </w:t>
      </w:r>
      <w:commentRangeStart w:id="77"/>
      <w:r>
        <w:t xml:space="preserve">the current 4.5 per cent target </w:t>
      </w:r>
      <w:commentRangeEnd w:id="77"/>
      <w:r w:rsidR="00BF6AB5">
        <w:rPr>
          <w:rStyle w:val="CommentReference"/>
          <w:sz w:val="24"/>
          <w:szCs w:val="20"/>
        </w:rPr>
        <w:commentReference w:id="77"/>
      </w:r>
      <w:r>
        <w:t xml:space="preserve">but </w:t>
      </w:r>
      <w:r>
        <w:lastRenderedPageBreak/>
        <w:t>closer to the 3 per cent target adopted in 2025.</w:t>
      </w:r>
    </w:p>
    <w:p w14:paraId="2621536C" w14:textId="11F3ADD5" w:rsidR="00921ED3" w:rsidRDefault="00000000">
      <w:pPr>
        <w:pStyle w:val="BodyText"/>
      </w:pPr>
      <w:r>
        <w:t xml:space="preserve">The rest of the paper is organised as follows: Section 2 offers </w:t>
      </w:r>
      <w:r w:rsidR="008555AC">
        <w:t>an</w:t>
      </w:r>
      <w:r>
        <w:t xml:space="preserve"> RPD-inflation theoretical foundation, Section 3 presents the data and methodology. Section 3 discusses the main </w:t>
      </w:r>
      <w:r w:rsidR="008555AC">
        <w:t>results;</w:t>
      </w:r>
      <w:r>
        <w:t xml:space="preserve"> Section 4 discusses the robustness tests and Section 5 concludes the paper.</w:t>
      </w:r>
    </w:p>
    <w:p w14:paraId="678A16F8" w14:textId="77777777" w:rsidR="00921ED3" w:rsidRDefault="00000000" w:rsidP="007E1401">
      <w:pPr>
        <w:pStyle w:val="Heading1"/>
      </w:pPr>
      <w:bookmarkStart w:id="78" w:name="X341e255f5ca5f5ce6e5be54b5bf6327947c7058"/>
      <w:bookmarkEnd w:id="0"/>
      <w:commentRangeStart w:id="79"/>
      <w:r>
        <w:t>Relative price dispersion through Lucas’s aggregate supply curve</w:t>
      </w:r>
      <w:commentRangeEnd w:id="79"/>
      <w:r w:rsidR="00682AFF">
        <w:rPr>
          <w:rStyle w:val="CommentReference"/>
          <w:sz w:val="24"/>
          <w:szCs w:val="24"/>
        </w:rPr>
        <w:commentReference w:id="79"/>
      </w:r>
    </w:p>
    <w:p w14:paraId="37A025E6" w14:textId="67D48A99" w:rsidR="00921ED3" w:rsidRDefault="00000000">
      <w:r>
        <w:t xml:space="preserve">The concept of </w:t>
      </w:r>
      <w:del w:id="80" w:author="Author">
        <w:r w:rsidDel="001E2D4B">
          <w:delText>relative price dispersion</w:delText>
        </w:r>
      </w:del>
      <w:ins w:id="81" w:author="Author">
        <w:r w:rsidR="001E2D4B">
          <w:t>RPD</w:t>
        </w:r>
      </w:ins>
      <w:r>
        <w:t xml:space="preserve"> can be abstract and difficult to grasp without a theoretical framework. One of the most influential frameworks for understanding relative price dispersion is </w:t>
      </w:r>
      <w:del w:id="82" w:author="Author">
        <w:r w:rsidDel="00D61243">
          <w:delText xml:space="preserve">the </w:delText>
        </w:r>
      </w:del>
      <w:r>
        <w:t>Lucas (</w:t>
      </w:r>
      <w:r w:rsidRPr="00B775C5">
        <w:t>1973</w:t>
      </w:r>
      <w:r>
        <w:t>)</w:t>
      </w:r>
      <w:ins w:id="83" w:author="Author">
        <w:r w:rsidR="00D61243">
          <w:t>’s</w:t>
        </w:r>
      </w:ins>
      <w:r>
        <w:t xml:space="preserve"> aggregate supply curve</w:t>
      </w:r>
      <w:ins w:id="84" w:author="Author">
        <w:r w:rsidR="00FB081A">
          <w:t xml:space="preserve"> - otherwise known as the ’natural rate theory -</w:t>
        </w:r>
      </w:ins>
      <w:del w:id="85" w:author="Author">
        <w:r w:rsidDel="00FB081A">
          <w:delText>,</w:delText>
        </w:r>
      </w:del>
      <w:r>
        <w:t xml:space="preserve"> which provides insights into how </w:t>
      </w:r>
      <w:del w:id="86" w:author="Author">
        <w:r w:rsidDel="001E2D4B">
          <w:delText>relative price dispersion</w:delText>
        </w:r>
      </w:del>
      <w:ins w:id="87" w:author="Author">
        <w:r w:rsidR="001E2D4B">
          <w:t>RPD</w:t>
        </w:r>
      </w:ins>
      <w:r>
        <w:t xml:space="preserve"> can explain the output-inflation </w:t>
      </w:r>
      <w:del w:id="88" w:author="Author">
        <w:r w:rsidDel="006F1962">
          <w:delText>relationship</w:delText>
        </w:r>
      </w:del>
      <w:ins w:id="89" w:author="Author">
        <w:r w:rsidR="006F1962">
          <w:t>trade-off</w:t>
        </w:r>
      </w:ins>
      <w:del w:id="90" w:author="Author">
        <w:r w:rsidDel="00FB081A">
          <w:delText>, otherwise know</w:delText>
        </w:r>
        <w:r w:rsidR="008555AC" w:rsidDel="00FB081A">
          <w:delText>n</w:delText>
        </w:r>
        <w:r w:rsidDel="00FB081A">
          <w:delText xml:space="preserve"> as the ’natural rate theory</w:delText>
        </w:r>
      </w:del>
      <w:r>
        <w:t xml:space="preserve">. </w:t>
      </w:r>
      <w:ins w:id="91" w:author="Author">
        <w:r w:rsidR="00E22AFD">
          <w:t>For our purpose</w:t>
        </w:r>
        <w:r w:rsidR="00DB3A5F">
          <w:t>s</w:t>
        </w:r>
        <w:r w:rsidR="00E22AFD">
          <w:t>, we focus on one specific aspect of this model</w:t>
        </w:r>
        <w:r w:rsidR="00DB3A5F">
          <w:t xml:space="preserve">, that is, </w:t>
        </w:r>
      </w:ins>
      <w:del w:id="92" w:author="Author">
        <w:r w:rsidDel="00DB3A5F">
          <w:delText xml:space="preserve">This theory </w:delText>
        </w:r>
        <w:commentRangeStart w:id="93"/>
        <w:r w:rsidDel="00DB3A5F">
          <w:delText xml:space="preserve">essentially means (in part) </w:delText>
        </w:r>
        <w:commentRangeEnd w:id="93"/>
        <w:r w:rsidR="006F1962" w:rsidDel="00DB3A5F">
          <w:rPr>
            <w:rStyle w:val="CommentReference"/>
            <w:sz w:val="24"/>
            <w:szCs w:val="22"/>
          </w:rPr>
          <w:commentReference w:id="93"/>
        </w:r>
        <w:r w:rsidDel="00DB3A5F">
          <w:delText xml:space="preserve">that </w:delText>
        </w:r>
      </w:del>
      <w:r>
        <w:t>nominal “</w:t>
      </w:r>
      <w:commentRangeStart w:id="94"/>
      <w:r>
        <w:t>rigidities</w:t>
      </w:r>
      <w:commentRangeEnd w:id="94"/>
      <w:r w:rsidR="009931E0">
        <w:rPr>
          <w:rStyle w:val="CommentReference"/>
          <w:sz w:val="24"/>
          <w:szCs w:val="22"/>
        </w:rPr>
        <w:commentReference w:id="94"/>
      </w:r>
      <w:r>
        <w:t xml:space="preserve">” partially dominate short-run supplier behaviour </w:t>
      </w:r>
      <w:del w:id="95" w:author="Author">
        <w:r w:rsidDel="00D64F05">
          <w:delText>resulting from</w:delText>
        </w:r>
      </w:del>
      <w:ins w:id="96" w:author="Author">
        <w:r w:rsidR="00D64F05">
          <w:t>due to</w:t>
        </w:r>
      </w:ins>
      <w:del w:id="97" w:author="Author">
        <w:r w:rsidDel="00D64F05">
          <w:delText xml:space="preserve"> a</w:delText>
        </w:r>
      </w:del>
      <w:r>
        <w:t xml:space="preserve"> lack of information about </w:t>
      </w:r>
      <w:r w:rsidR="008555AC">
        <w:t>some</w:t>
      </w:r>
      <w:r>
        <w:t xml:space="preserve"> prices relevant to decision making. </w:t>
      </w:r>
      <w:del w:id="98" w:author="Author">
        <w:r w:rsidDel="00DB3A5F">
          <w:delText>For our purposes we ignore other aspects of the theoretical framework and emphasis this aspect of the model to provide an understanding relative price dispersion.</w:delText>
        </w:r>
      </w:del>
    </w:p>
    <w:p w14:paraId="15DAC16C" w14:textId="35B00C74" w:rsidR="00921ED3" w:rsidRDefault="00000000">
      <w:pPr>
        <w:pStyle w:val="BodyText"/>
      </w:pPr>
      <w:r>
        <w:t>Lucas (</w:t>
      </w:r>
      <w:r w:rsidRPr="007E1401">
        <w:t>1973</w:t>
      </w:r>
      <w:r>
        <w:t>) proposes a decomposition of the supply curve</w:t>
      </w:r>
      <w:ins w:id="99" w:author="Author">
        <w:r w:rsidR="00433783">
          <w:t xml:space="preserve"> </w:t>
        </w:r>
      </w:ins>
      <w:del w:id="100" w:author="Author">
        <w:r w:rsidDel="00433783">
          <w:delText xml:space="preserve">, all in logs, </w:delText>
        </w:r>
      </w:del>
      <w:r>
        <w:t>into a natural or secular component and a cyclical component as follows:</w:t>
      </w:r>
    </w:p>
    <w:bookmarkStart w:id="101" w:name="eq-lucas_supply_curve"/>
    <w:p w14:paraId="043B100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101"/>
    </w:p>
    <w:p w14:paraId="68E35E98" w14:textId="27DE2F21" w:rsidR="00921ED3"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w:t>
      </w:r>
      <w:ins w:id="102" w:author="Author">
        <w:r w:rsidR="002B7390">
          <w:t xml:space="preserve">log of </w:t>
        </w:r>
      </w:ins>
      <w:r>
        <w:t xml:space="preserve">aggregate supply at time </w:t>
      </w:r>
      <m:oMath>
        <m:r>
          <w:rPr>
            <w:rFonts w:ascii="Cambria Math" w:hAnsi="Cambria Math"/>
          </w:rPr>
          <m:t>t</m:t>
        </m:r>
      </m:oMath>
      <w:r>
        <w:t xml:space="preserve"> in market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w:t>
      </w:r>
      <w:ins w:id="103" w:author="Author">
        <w:r w:rsidR="002B7390">
          <w:t xml:space="preserve">log of the </w:t>
        </w:r>
      </w:ins>
      <w:r>
        <w:t xml:space="preserve">natural or secular level of supply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is the </w:t>
      </w:r>
      <w:ins w:id="104" w:author="Author">
        <w:r w:rsidR="002B7390">
          <w:t xml:space="preserve">log of the </w:t>
        </w:r>
      </w:ins>
      <w:r>
        <w:t xml:space="preserve">cyclical component of supply at time </w:t>
      </w:r>
      <m:oMath>
        <m:r>
          <w:rPr>
            <w:rFonts w:ascii="Cambria Math" w:hAnsi="Cambria Math"/>
          </w:rPr>
          <m:t>t</m:t>
        </m:r>
      </m:oMath>
      <w:r>
        <w:t xml:space="preserve">. </w:t>
      </w:r>
      <w:commentRangeStart w:id="105"/>
      <w:r>
        <w:t>Competitive</w:t>
      </w:r>
      <w:commentRangeEnd w:id="105"/>
      <w:r w:rsidR="00247865">
        <w:rPr>
          <w:rStyle w:val="CommentReference"/>
          <w:sz w:val="24"/>
          <w:szCs w:val="22"/>
        </w:rPr>
        <w:commentReference w:id="105"/>
      </w:r>
      <w:r>
        <w:t xml:space="preserve"> markets and a cleared labour market are assumed, meaning that the slope of the supply curve can only reflect the degree of information frictions and the speed of price adjustment relat</w:t>
      </w:r>
      <w:ins w:id="106" w:author="Author">
        <w:r w:rsidR="00823A8A">
          <w:t>ive</w:t>
        </w:r>
      </w:ins>
      <w:del w:id="107" w:author="Author">
        <w:r w:rsidDel="00823A8A">
          <w:delText>ed</w:delText>
        </w:r>
      </w:del>
      <w:r>
        <w:t xml:space="preserve"> to labour and product markets. Furthermore, the demand for goods in each period is assumed to be unevenly distributed, leading to relative price and general price level movements</w:t>
      </w:r>
      <w:del w:id="108" w:author="Author">
        <w:r w:rsidDel="00924FB8">
          <w:delText xml:space="preserve"> leading</w:delText>
        </w:r>
      </w:del>
      <w:r>
        <w:t>. It is this imperfect information of the suppliers about the general price level that leads to relative price dispersion and the output-inflation relationship.</w:t>
      </w:r>
    </w:p>
    <w:p w14:paraId="75B0DCEF" w14:textId="77777777" w:rsidR="00921ED3" w:rsidRDefault="00000000">
      <w:pPr>
        <w:pStyle w:val="BodyText"/>
      </w:pPr>
      <w:r>
        <w:t>In addition, the natural or secular level of supply is assumed to follow a linear trend as follows:</w:t>
      </w:r>
    </w:p>
    <w:bookmarkStart w:id="109" w:name="eq-natural_supply"/>
    <w:p w14:paraId="1D18B65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109"/>
    </w:p>
    <w:p w14:paraId="5818B2B9" w14:textId="77777777" w:rsidR="00921ED3" w:rsidRDefault="00000000">
      <w:r>
        <w:lastRenderedPageBreak/>
        <w:t xml:space="preserve">where </w:t>
      </w:r>
      <m:oMath>
        <m:r>
          <w:rPr>
            <w:rFonts w:ascii="Cambria Math" w:hAnsi="Cambria Math"/>
          </w:rPr>
          <m:t>α</m:t>
        </m:r>
      </m:oMath>
      <w:r>
        <w:t xml:space="preserve"> is a constant and </w:t>
      </w:r>
      <m:oMath>
        <m:r>
          <w:rPr>
            <w:rFonts w:ascii="Cambria Math" w:hAnsi="Cambria Math"/>
          </w:rPr>
          <m:t>β</m:t>
        </m:r>
      </m:oMath>
      <w:r>
        <w:t xml:space="preserve"> captures the trend growth rate of the natural level of supply.</w:t>
      </w:r>
    </w:p>
    <w:p w14:paraId="468D521A" w14:textId="77777777" w:rsidR="00921ED3" w:rsidRDefault="00000000">
      <w:pPr>
        <w:pStyle w:val="BodyText"/>
      </w:pPr>
      <w:r>
        <w:t>The cyclical component varies with the perceived relative price (the difference between the actual price level and the expected price level) and its lags as follows:</w:t>
      </w:r>
    </w:p>
    <w:bookmarkStart w:id="110" w:name="eq-cyclical_component"/>
    <w:p w14:paraId="369382B1"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110"/>
    </w:p>
    <w:p w14:paraId="54099292" w14:textId="77777777" w:rsidR="00921ED3" w:rsidRDefault="00000000">
      <w:r>
        <w:t xml:space="preserve">where </w:t>
      </w:r>
      <m:oMath>
        <m:r>
          <w:rPr>
            <w:rFonts w:ascii="Cambria Math" w:hAnsi="Cambria Math"/>
          </w:rPr>
          <m:t>γ</m:t>
        </m:r>
      </m:oMath>
      <w:r>
        <w:t xml:space="preserve"> captures the sensitivity of supply to the perceived relative price,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level in market </w:t>
      </w:r>
      <m:oMath>
        <m:r>
          <w:rPr>
            <w:rFonts w:ascii="Cambria Math" w:hAnsi="Cambria Math"/>
          </w:rPr>
          <m:t>z</m:t>
        </m:r>
      </m:oMath>
      <w:r>
        <w:t xml:space="preserve"> at time </w:t>
      </w:r>
      <m:oMath>
        <m:r>
          <w:rPr>
            <w:rFonts w:ascii="Cambria Math" w:hAnsi="Cambria Math"/>
          </w:rPr>
          <m:t>t</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and </w:t>
      </w:r>
      <m:oMath>
        <m:r>
          <w:rPr>
            <w:rFonts w:ascii="Cambria Math" w:hAnsi="Cambria Math"/>
          </w:rPr>
          <m:t>λ</m:t>
        </m:r>
      </m:oMath>
      <w:r>
        <w:t xml:space="preserve"> captures the persistence of the cyclical component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&lt;</m:t>
        </m:r>
        <m:r>
          <w:rPr>
            <w:rFonts w:ascii="Cambria Math" w:hAnsi="Cambria Math"/>
          </w:rPr>
          <m:t>1</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current expected price level conditioned on information that is available at time </w:t>
      </w:r>
      <m:oMath>
        <m:r>
          <w:rPr>
            <w:rFonts w:ascii="Cambria Math" w:hAnsi="Cambria Math"/>
          </w:rPr>
          <m:t>t</m:t>
        </m:r>
      </m:oMath>
      <w:r>
        <w:t xml:space="preserve">, at market </w:t>
      </w:r>
      <m:oMath>
        <m:r>
          <w:rPr>
            <w:rFonts w:ascii="Cambria Math" w:hAnsi="Cambria Math"/>
          </w:rPr>
          <m:t>z</m:t>
        </m:r>
      </m:oMath>
      <w:r>
        <w:t>. The available information set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comprises of past demand driven shifts of the secular component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and the past deviations of the cyclical component (</w:t>
      </w: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from its natural level.</w:t>
      </w:r>
    </w:p>
    <w:p w14:paraId="0E48D5D1" w14:textId="76F2DA33" w:rsidR="00921ED3" w:rsidRDefault="00000000">
      <w:pPr>
        <w:pStyle w:val="BodyText"/>
      </w:pPr>
      <w:r>
        <w:t>The current general price level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which determines ‘prior’ expectations common across all suppliers in all markets, is assumed to be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oMath>
      <w:r>
        <w:t xml:space="preserve">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is the mean price level at time </w:t>
      </w:r>
      <m:oMath>
        <m:r>
          <w:rPr>
            <w:rFonts w:ascii="Cambria Math" w:hAnsi="Cambria Math"/>
          </w:rPr>
          <m:t>t</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price level at time </w:t>
      </w:r>
      <m:oMath>
        <m:r>
          <w:rPr>
            <w:rFonts w:ascii="Cambria Math" w:hAnsi="Cambria Math"/>
          </w:rPr>
          <m:t>t</m:t>
        </m:r>
      </m:oMath>
      <w:r>
        <w:t>. Furthermore, Lucas (</w:t>
      </w:r>
      <w:r w:rsidRPr="007E1401">
        <w:t>1973</w:t>
      </w:r>
      <w:r>
        <w:t xml:space="preserve">) defines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as the percentage deviation of the actual market price from the general price level as </w:t>
      </w:r>
      <m:oMath>
        <m:r>
          <w:rPr>
            <w:rFonts w:ascii="Cambria Math" w:hAnsi="Cambria Math"/>
          </w:rPr>
          <m:t>z</m:t>
        </m:r>
        <m:limUpp>
          <m:limUppPr>
            <m:ctrlPr>
              <w:rPr>
                <w:rFonts w:ascii="Cambria Math" w:hAnsi="Cambria Math"/>
              </w:rPr>
            </m:ctrlPr>
          </m:limUppPr>
          <m:e>
            <m:r>
              <m:rPr>
                <m:sty m:val="p"/>
              </m:rPr>
              <w:rPr>
                <w:rFonts w:ascii="Cambria Math" w:hAnsi="Cambria Math"/>
              </w:rPr>
              <m:t>∼</m:t>
            </m:r>
          </m:e>
          <m:lim>
            <m:r>
              <m:rPr>
                <m:nor/>
              </m:rPr>
              <m:t>iid</m:t>
            </m:r>
          </m:lim>
        </m:limUpp>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variance of </w:t>
      </w:r>
      <m:oMath>
        <m:r>
          <w:rPr>
            <w:rFonts w:ascii="Cambria Math" w:hAnsi="Cambria Math"/>
          </w:rPr>
          <m:t>z</m:t>
        </m:r>
      </m:oMath>
      <w:r>
        <w:t xml:space="preserve">. Therefore, the actual price level in market </w:t>
      </w:r>
      <m:oMath>
        <m:r>
          <w:rPr>
            <w:rFonts w:ascii="Cambria Math" w:hAnsi="Cambria Math"/>
          </w:rPr>
          <m:t>z</m:t>
        </m:r>
      </m:oMath>
      <w:r>
        <w:t xml:space="preserve"> at time </w:t>
      </w:r>
      <m:oMath>
        <m:r>
          <w:rPr>
            <w:rFonts w:ascii="Cambria Math" w:hAnsi="Cambria Math"/>
          </w:rPr>
          <m:t>t</m:t>
        </m:r>
      </m:oMath>
      <w:r>
        <w:t xml:space="preserve"> can be expressed as:</w:t>
      </w:r>
    </w:p>
    <w:bookmarkStart w:id="111" w:name="eq-price_decomposition"/>
    <w:p w14:paraId="1B3F602F"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111"/>
    </w:p>
    <w:p w14:paraId="6959B9D2" w14:textId="77777777" w:rsidR="00921ED3"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in market </w:t>
      </w:r>
      <m:oMath>
        <m:r>
          <w:rPr>
            <w:rFonts w:ascii="Cambria Math" w:hAnsi="Cambria Math"/>
          </w:rPr>
          <m:t>z</m:t>
        </m:r>
      </m:oMath>
      <w:r>
        <w:t xml:space="preserve"> at time </w:t>
      </w:r>
      <m:oMath>
        <m:r>
          <w:rPr>
            <w:rFonts w:ascii="Cambria Math" w:hAnsi="Cambria Math"/>
          </w:rPr>
          <m:t>t</m:t>
        </m:r>
      </m:oMath>
      <w:r>
        <w:t xml:space="preserve"> (that is the markets are indexed to z),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current general price level at time </w:t>
      </w:r>
      <m:oMath>
        <m:r>
          <w:rPr>
            <w:rFonts w:ascii="Cambria Math" w:hAnsi="Cambria Math"/>
          </w:rPr>
          <m:t>t</m:t>
        </m:r>
      </m:oMath>
      <w:r>
        <w:t xml:space="preserve">, and </w:t>
      </w:r>
      <m:oMath>
        <m:r>
          <w:rPr>
            <w:rFonts w:ascii="Cambria Math" w:hAnsi="Cambria Math"/>
          </w:rPr>
          <m:t>z</m:t>
        </m:r>
      </m:oMath>
      <w:r>
        <w:t xml:space="preserve"> is the percentage deviation of the actual market price from the general price level. However,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unobserved by traders, and therefore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used to estimate the expected price level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can be derived using Bayes’ rule as follows:</w:t>
      </w:r>
    </w:p>
    <w:p w14:paraId="323AA9D2" w14:textId="77777777" w:rsidR="00921ED3" w:rsidRDefault="00000000">
      <w:pPr>
        <w:pStyle w:val="BodyText"/>
      </w:pPr>
      <w:bookmarkStart w:id="112" w:name="eq-expected_price_level"/>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θ</m:t>
          </m:r>
          <m:bar>
            <m:barPr>
              <m:pos m:val="top"/>
              <m:ctrlPr>
                <w:rPr>
                  <w:rFonts w:ascii="Cambria Math" w:hAnsi="Cambria Math"/>
                </w:rPr>
              </m:ctrlPr>
            </m:barPr>
            <m:e>
              <m:r>
                <w:rPr>
                  <w:rFonts w:ascii="Cambria Math" w:hAnsi="Cambria Math"/>
                </w:rPr>
                <m:t>Pt</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112"/>
    </w:p>
    <w:p w14:paraId="0F91B2C9" w14:textId="0B15C610" w:rsidR="00921ED3" w:rsidRDefault="00000000">
      <w:r>
        <w:lastRenderedPageBreak/>
        <w:t xml:space="preserve">where </w:t>
      </w: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den>
        </m:f>
      </m:oMath>
      <w:r>
        <w:t xml:space="preserve"> is the weight placed on the mean price level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in forming expectations. Combining </w:t>
      </w:r>
      <w:r w:rsidRPr="007E1401">
        <w:t>Equation 1</w:t>
      </w:r>
      <w:r>
        <w:t xml:space="preserve">, </w:t>
      </w:r>
      <w:r w:rsidRPr="007E1401">
        <w:t>Equation 4</w:t>
      </w:r>
      <w:r>
        <w:t xml:space="preserve">, and </w:t>
      </w:r>
      <w:r w:rsidRPr="007E1401">
        <w:t>Equation 5</w:t>
      </w:r>
      <w:r>
        <w:t xml:space="preserve"> by substitution yields the following:</w:t>
      </w:r>
    </w:p>
    <w:bookmarkStart w:id="113" w:name="eq-lucas_supply_curve_final"/>
    <w:p w14:paraId="63848629"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113"/>
    </w:p>
    <w:p w14:paraId="6E1BB51F" w14:textId="77777777" w:rsidR="00921ED3" w:rsidRDefault="00000000">
      <w:r>
        <w:t xml:space="preserve">where the current supply in market </w:t>
      </w:r>
      <m:oMath>
        <m:r>
          <w:rPr>
            <w:rFonts w:ascii="Cambria Math" w:hAnsi="Cambria Math"/>
          </w:rPr>
          <m:t>z</m:t>
        </m:r>
      </m:oMath>
      <w:r>
        <w:t xml:space="preserve"> at time </w:t>
      </w:r>
      <m:oMath>
        <m:r>
          <w:rPr>
            <w:rFonts w:ascii="Cambria Math" w:hAnsi="Cambria Math"/>
          </w:rPr>
          <m:t>t</m:t>
        </m:r>
      </m:oMath>
      <w:r>
        <w:t xml:space="preserve"> is a function of the natural level of supply, the perceived relative price (the difference between the actual price level in market </w:t>
      </w:r>
      <m:oMath>
        <m:r>
          <w:rPr>
            <w:rFonts w:ascii="Cambria Math" w:hAnsi="Cambria Math"/>
          </w:rPr>
          <m:t>z</m:t>
        </m:r>
      </m:oMath>
      <w:r>
        <w:t xml:space="preserve"> and the mean price level), and the lagged cyclical component. Finally, aggregating across all markets (or integrating over all markets) yields the following aggregate supply curve:</w:t>
      </w:r>
    </w:p>
    <w:bookmarkStart w:id="114" w:name="eq-aggregate_supply_curve"/>
    <w:p w14:paraId="38006B7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m:t>
              </m:r>
            </m:e>
          </m:d>
        </m:oMath>
      </m:oMathPara>
      <w:bookmarkEnd w:id="114"/>
    </w:p>
    <w:p w14:paraId="03284C3E" w14:textId="52A45564" w:rsidR="00921ED3" w:rsidRDefault="00000000">
      <w:r>
        <w:t xml:space="preserve">From </w:t>
      </w:r>
      <w:r w:rsidRPr="007E1401">
        <w:t>Equation 7</w:t>
      </w:r>
      <w:r>
        <w:t>, we can clearly demonstrate how the relative price dispersion (</w:t>
      </w:r>
      <m:oMath>
        <m:r>
          <w:rPr>
            <w:rFonts w:ascii="Cambria Math" w:hAnsi="Cambria Math"/>
          </w:rPr>
          <m:t>θ</m:t>
        </m:r>
      </m:oMath>
      <w:r>
        <w:t>), which is a fraction of the total individual price dispersion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affects the aggregate supply curve, and therefore the output-inflation relationship. </w:t>
      </w:r>
      <w:commentRangeStart w:id="115"/>
      <w:del w:id="116" w:author="Author">
        <w:r w:rsidDel="005C4A3A">
          <w:delText>That is</w:delText>
        </w:r>
      </w:del>
      <w:ins w:id="117" w:author="Author">
        <w:r w:rsidR="005C4A3A">
          <w:t>First</w:t>
        </w:r>
      </w:ins>
      <w:r>
        <w:t>,</w:t>
      </w:r>
      <w:ins w:id="118" w:author="Author">
        <w:r w:rsidR="005C4A3A">
          <w:t xml:space="preserve"> we deduct that</w:t>
        </w:r>
      </w:ins>
      <w:r>
        <w:t xml:space="preserve"> </w:t>
      </w:r>
      <m:oMath>
        <m:r>
          <w:rPr>
            <w:rFonts w:ascii="Cambria Math" w:hAnsi="Cambria Math"/>
          </w:rPr>
          <m:t>θ</m:t>
        </m:r>
        <m:r>
          <w:del w:id="119" w:author="Author">
            <m:rPr>
              <m:sty m:val="p"/>
            </m:rPr>
            <w:rPr>
              <w:rFonts w:ascii="Cambria Math" w:hAnsi="Cambria Math"/>
            </w:rPr>
            <m:t>↑</m:t>
          </w:del>
        </m:r>
      </m:oMath>
      <w:r>
        <w:t xml:space="preserve"> </w:t>
      </w:r>
      <w:ins w:id="120" w:author="Author">
        <w:r w:rsidR="005C4A3A">
          <w:t xml:space="preserve">increases </w:t>
        </w:r>
      </w:ins>
      <w:r>
        <w:t xml:space="preserve">in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and </w:t>
      </w:r>
      <m:oMath>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t>
      </w:r>
      <w:del w:id="121" w:author="Author">
        <w:r w:rsidDel="005C4A3A">
          <w:delText>Meaning that</w:delText>
        </w:r>
      </w:del>
      <w:ins w:id="122" w:author="Author">
        <w:r w:rsidR="005C4A3A">
          <w:t>Secondly</w:t>
        </w:r>
        <w:commentRangeStart w:id="123"/>
        <w:r w:rsidR="005C4A3A">
          <w:t>,</w:t>
        </w:r>
      </w:ins>
      <w:r>
        <w:t xml:space="preserve"> when </w:t>
      </w:r>
      <m:oMath>
        <m:r>
          <w:rPr>
            <w:rFonts w:ascii="Cambria Math" w:hAnsi="Cambria Math"/>
          </w:rPr>
          <m:t>θ</m:t>
        </m:r>
        <m:r>
          <m:rPr>
            <m:sty m:val="p"/>
          </m:rPr>
          <w:rPr>
            <w:rFonts w:ascii="Cambria Math" w:hAnsi="Cambria Math"/>
          </w:rPr>
          <m:t>↑</m:t>
        </m:r>
      </m:oMath>
      <w:r>
        <w:t xml:space="preserve">, the aggregate supply curve becomes flatter, and the output-inflation </w:t>
      </w:r>
      <w:del w:id="124" w:author="Author">
        <w:r w:rsidDel="00233CBE">
          <w:delText xml:space="preserve">relationship </w:delText>
        </w:r>
      </w:del>
      <w:ins w:id="125" w:author="Author">
        <w:r w:rsidR="00233CBE">
          <w:t xml:space="preserve">trade-off </w:t>
        </w:r>
      </w:ins>
      <w:r>
        <w:t>becomes stronger</w:t>
      </w:r>
      <w:commentRangeEnd w:id="123"/>
      <w:r w:rsidR="00233CBE">
        <w:rPr>
          <w:rStyle w:val="CommentReference"/>
          <w:sz w:val="24"/>
          <w:szCs w:val="22"/>
        </w:rPr>
        <w:commentReference w:id="123"/>
      </w:r>
      <w:r>
        <w:t xml:space="preserve">. </w:t>
      </w:r>
      <w:commentRangeStart w:id="126"/>
      <w:r>
        <w:t xml:space="preserve">And when </w:t>
      </w:r>
      <m:oMath>
        <m:r>
          <w:rPr>
            <w:rFonts w:ascii="Cambria Math" w:hAnsi="Cambria Math"/>
          </w:rPr>
          <m:t>θ</m:t>
        </m:r>
        <m:r>
          <m:rPr>
            <m:sty m:val="p"/>
          </m:rPr>
          <w:rPr>
            <w:rFonts w:ascii="Cambria Math" w:hAnsi="Cambria Math"/>
          </w:rPr>
          <m:t>↓</m:t>
        </m:r>
      </m:oMath>
      <w:r>
        <w:t xml:space="preserve">, the slope is restricted by </w:t>
      </w:r>
      <m:oMath>
        <m:r>
          <w:rPr>
            <w:rFonts w:ascii="Cambria Math" w:hAnsi="Cambria Math"/>
          </w:rPr>
          <m:t>γ</m:t>
        </m:r>
      </m:oMath>
      <w:commentRangeEnd w:id="126"/>
      <w:r w:rsidR="00A218EE">
        <w:rPr>
          <w:rStyle w:val="CommentReference"/>
          <w:sz w:val="24"/>
          <w:szCs w:val="22"/>
        </w:rPr>
        <w:commentReference w:id="126"/>
      </w:r>
      <w:r>
        <w:t xml:space="preserve">. </w:t>
      </w:r>
      <w:commentRangeEnd w:id="115"/>
      <w:r w:rsidR="00305083">
        <w:rPr>
          <w:rStyle w:val="CommentReference"/>
          <w:sz w:val="24"/>
          <w:szCs w:val="22"/>
        </w:rPr>
        <w:commentReference w:id="115"/>
      </w:r>
      <w:r>
        <w:t xml:space="preserve">Therefore, the relative price </w:t>
      </w:r>
      <w:del w:id="127" w:author="Author">
        <w:r w:rsidDel="009E1174">
          <w:delText xml:space="preserve">variance </w:delText>
        </w:r>
      </w:del>
      <w:ins w:id="128" w:author="Author">
        <w:r w:rsidR="009E1174">
          <w:t xml:space="preserve">dispersion </w:t>
        </w:r>
      </w:ins>
      <w:r>
        <w:t>(</w:t>
      </w:r>
      <m:oMath>
        <m:r>
          <w:rPr>
            <w:rFonts w:ascii="Cambria Math" w:hAnsi="Cambria Math"/>
          </w:rPr>
          <m:t>θ</m:t>
        </m:r>
      </m:oMath>
      <w:r>
        <w:t>), in this context, is a key determinant of the slope of the aggregate supply curve and the strength of the output-inflation relationship.</w:t>
      </w:r>
    </w:p>
    <w:p w14:paraId="3C0191FB" w14:textId="77777777" w:rsidR="00921ED3" w:rsidRDefault="00000000" w:rsidP="007E1401">
      <w:pPr>
        <w:pStyle w:val="Heading1"/>
      </w:pPr>
      <w:bookmarkStart w:id="129" w:name="data-and-methodology"/>
      <w:bookmarkEnd w:id="78"/>
      <w:r>
        <w:t>Data and methodology</w:t>
      </w:r>
    </w:p>
    <w:p w14:paraId="6C60CBFD" w14:textId="347BE624" w:rsidR="00505A59" w:rsidRDefault="00000000" w:rsidP="00505A59">
      <w:pPr>
        <w:pStyle w:val="BodyText"/>
        <w:rPr>
          <w:ins w:id="130" w:author="Author"/>
        </w:rPr>
      </w:pPr>
      <w:r>
        <w:t xml:space="preserve">Our analysis uses monthly </w:t>
      </w:r>
      <w:ins w:id="131" w:author="Author">
        <w:r w:rsidR="00F7481B">
          <w:t>Consumer Price Index (CPI)</w:t>
        </w:r>
      </w:ins>
      <w:del w:id="132" w:author="Author">
        <w:r w:rsidDel="00F7481B">
          <w:delText>inflation</w:delText>
        </w:r>
      </w:del>
      <w:r>
        <w:t xml:space="preserve"> data on 45 goods categories from January 2009 to November 2025 obtained from Statistics South Africa (Stats SA).</w:t>
      </w:r>
      <w:r w:rsidRPr="007110B2">
        <w:rPr>
          <w:rStyle w:val="FootnoteReference"/>
          <w:highlight w:val="yellow"/>
          <w:rPrChange w:id="133" w:author="Author">
            <w:rPr>
              <w:rStyle w:val="FootnoteReference"/>
            </w:rPr>
          </w:rPrChange>
        </w:rPr>
        <w:footnoteReference w:id="5"/>
      </w:r>
      <w:r>
        <w:t xml:space="preserve"> </w:t>
      </w:r>
      <w:ins w:id="134" w:author="Author">
        <w:r w:rsidR="00505A59">
          <w:t>We first calculate the monthly inflation rate as follows:</w:t>
        </w:r>
      </w:ins>
    </w:p>
    <w:p w14:paraId="587E9DF2" w14:textId="77777777" w:rsidR="00505A59" w:rsidRDefault="00000000" w:rsidP="00505A59">
      <w:pPr>
        <w:pStyle w:val="BodyText"/>
        <w:rPr>
          <w:ins w:id="135" w:author="Author"/>
        </w:rPr>
      </w:pPr>
      <m:oMathPara>
        <m:oMathParaPr>
          <m:jc m:val="center"/>
        </m:oMathParaPr>
        <m:oMath>
          <m:sSub>
            <m:sSubPr>
              <m:ctrlPr>
                <w:ins w:id="136" w:author="Author">
                  <w:rPr>
                    <w:rFonts w:ascii="Cambria Math" w:hAnsi="Cambria Math"/>
                  </w:rPr>
                </w:ins>
              </m:ctrlPr>
            </m:sSubPr>
            <m:e>
              <m:r>
                <w:ins w:id="137" w:author="Author">
                  <w:rPr>
                    <w:rFonts w:ascii="Cambria Math" w:hAnsi="Cambria Math"/>
                  </w:rPr>
                  <m:t>π</m:t>
                </w:ins>
              </m:r>
            </m:e>
            <m:sub>
              <m:r>
                <w:ins w:id="138" w:author="Author">
                  <w:rPr>
                    <w:rFonts w:ascii="Cambria Math" w:hAnsi="Cambria Math"/>
                  </w:rPr>
                  <m:t>i</m:t>
                </w:ins>
              </m:r>
              <m:r>
                <w:ins w:id="139" w:author="Author">
                  <m:rPr>
                    <m:sty m:val="p"/>
                  </m:rPr>
                  <w:rPr>
                    <w:rFonts w:ascii="Cambria Math" w:hAnsi="Cambria Math"/>
                  </w:rPr>
                  <m:t>,</m:t>
                </w:ins>
              </m:r>
              <m:r>
                <w:ins w:id="140" w:author="Author">
                  <w:rPr>
                    <w:rFonts w:ascii="Cambria Math" w:hAnsi="Cambria Math"/>
                  </w:rPr>
                  <m:t>t</m:t>
                </w:ins>
              </m:r>
            </m:sub>
          </m:sSub>
          <m:r>
            <w:ins w:id="141" w:author="Author">
              <m:rPr>
                <m:sty m:val="p"/>
              </m:rPr>
              <w:rPr>
                <w:rFonts w:ascii="Cambria Math" w:hAnsi="Cambria Math"/>
              </w:rPr>
              <m:t>=</m:t>
            </w:ins>
          </m:r>
          <m:r>
            <w:ins w:id="142" w:author="Author">
              <w:rPr>
                <w:rFonts w:ascii="Cambria Math" w:hAnsi="Cambria Math"/>
              </w:rPr>
              <m:t>ln</m:t>
            </w:ins>
          </m:r>
          <m:d>
            <m:dPr>
              <m:ctrlPr>
                <w:ins w:id="143" w:author="Author">
                  <w:rPr>
                    <w:rFonts w:ascii="Cambria Math" w:hAnsi="Cambria Math"/>
                  </w:rPr>
                </w:ins>
              </m:ctrlPr>
            </m:dPr>
            <m:e>
              <m:f>
                <m:fPr>
                  <m:ctrlPr>
                    <w:ins w:id="144" w:author="Author">
                      <w:rPr>
                        <w:rFonts w:ascii="Cambria Math" w:hAnsi="Cambria Math"/>
                      </w:rPr>
                    </w:ins>
                  </m:ctrlPr>
                </m:fPr>
                <m:num>
                  <m:sSub>
                    <m:sSubPr>
                      <m:ctrlPr>
                        <w:ins w:id="145" w:author="Author">
                          <w:rPr>
                            <w:rFonts w:ascii="Cambria Math" w:hAnsi="Cambria Math"/>
                          </w:rPr>
                        </w:ins>
                      </m:ctrlPr>
                    </m:sSubPr>
                    <m:e>
                      <m:r>
                        <w:ins w:id="146" w:author="Author">
                          <w:rPr>
                            <w:rFonts w:ascii="Cambria Math" w:hAnsi="Cambria Math"/>
                          </w:rPr>
                          <m:t>P</m:t>
                        </w:ins>
                      </m:r>
                    </m:e>
                    <m:sub>
                      <m:r>
                        <w:ins w:id="147" w:author="Author">
                          <w:rPr>
                            <w:rFonts w:ascii="Cambria Math" w:hAnsi="Cambria Math"/>
                          </w:rPr>
                          <m:t>i</m:t>
                        </w:ins>
                      </m:r>
                      <m:r>
                        <w:ins w:id="148" w:author="Author">
                          <m:rPr>
                            <m:sty m:val="p"/>
                          </m:rPr>
                          <w:rPr>
                            <w:rFonts w:ascii="Cambria Math" w:hAnsi="Cambria Math"/>
                          </w:rPr>
                          <m:t>,</m:t>
                        </w:ins>
                      </m:r>
                      <m:r>
                        <w:ins w:id="149" w:author="Author">
                          <w:rPr>
                            <w:rFonts w:ascii="Cambria Math" w:hAnsi="Cambria Math"/>
                          </w:rPr>
                          <m:t>t</m:t>
                        </w:ins>
                      </m:r>
                    </m:sub>
                  </m:sSub>
                </m:num>
                <m:den>
                  <m:sSub>
                    <m:sSubPr>
                      <m:ctrlPr>
                        <w:ins w:id="150" w:author="Author">
                          <w:rPr>
                            <w:rFonts w:ascii="Cambria Math" w:hAnsi="Cambria Math"/>
                          </w:rPr>
                        </w:ins>
                      </m:ctrlPr>
                    </m:sSubPr>
                    <m:e>
                      <m:r>
                        <w:ins w:id="151" w:author="Author">
                          <w:rPr>
                            <w:rFonts w:ascii="Cambria Math" w:hAnsi="Cambria Math"/>
                          </w:rPr>
                          <m:t>P</m:t>
                        </w:ins>
                      </m:r>
                    </m:e>
                    <m:sub>
                      <m:r>
                        <w:ins w:id="152" w:author="Author">
                          <w:rPr>
                            <w:rFonts w:ascii="Cambria Math" w:hAnsi="Cambria Math"/>
                          </w:rPr>
                          <m:t>i</m:t>
                        </w:ins>
                      </m:r>
                      <m:r>
                        <w:ins w:id="153" w:author="Author">
                          <m:rPr>
                            <m:sty m:val="p"/>
                          </m:rPr>
                          <w:rPr>
                            <w:rFonts w:ascii="Cambria Math" w:hAnsi="Cambria Math"/>
                          </w:rPr>
                          <m:t>,</m:t>
                        </w:ins>
                      </m:r>
                      <m:r>
                        <w:ins w:id="154" w:author="Author">
                          <w:rPr>
                            <w:rFonts w:ascii="Cambria Math" w:hAnsi="Cambria Math"/>
                          </w:rPr>
                          <m:t>t</m:t>
                        </w:ins>
                      </m:r>
                      <m:r>
                        <w:ins w:id="155" w:author="Author">
                          <m:rPr>
                            <m:sty m:val="p"/>
                          </m:rPr>
                          <w:rPr>
                            <w:rFonts w:ascii="Cambria Math" w:hAnsi="Cambria Math"/>
                          </w:rPr>
                          <m:t>-</m:t>
                        </w:ins>
                      </m:r>
                      <m:r>
                        <w:ins w:id="156" w:author="Author">
                          <w:rPr>
                            <w:rFonts w:ascii="Cambria Math" w:hAnsi="Cambria Math"/>
                          </w:rPr>
                          <m:t>1</m:t>
                        </w:ins>
                      </m:r>
                    </m:sub>
                  </m:sSub>
                </m:den>
              </m:f>
            </m:e>
          </m:d>
          <m:r>
            <w:ins w:id="157" w:author="Author">
              <m:rPr>
                <m:sty m:val="p"/>
              </m:rPr>
              <w:rPr>
                <w:rFonts w:ascii="Cambria Math" w:hAnsi="Cambria Math"/>
              </w:rPr>
              <m:t>*</m:t>
            </w:ins>
          </m:r>
          <m:r>
            <w:ins w:id="158" w:author="Author">
              <w:rPr>
                <w:rFonts w:ascii="Cambria Math" w:hAnsi="Cambria Math"/>
              </w:rPr>
              <m:t>100</m:t>
            </w:ins>
          </m:r>
          <m:r>
            <w:ins w:id="159" w:author="Author">
              <m:rPr>
                <m:sty m:val="p"/>
              </m:rPr>
              <w:rPr>
                <w:rFonts w:ascii="Cambria Math" w:hAnsi="Cambria Math"/>
              </w:rPr>
              <m:t>,</m:t>
            </w:ins>
          </m:r>
          <m:r>
            <w:ins w:id="160" w:author="Author">
              <w:rPr>
                <w:rFonts w:ascii="Cambria Math" w:hAnsi="Cambria Math"/>
              </w:rPr>
              <m:t>  </m:t>
            </w:ins>
          </m:r>
          <m:d>
            <m:dPr>
              <m:ctrlPr>
                <w:ins w:id="161" w:author="Author">
                  <w:rPr>
                    <w:rFonts w:ascii="Cambria Math" w:hAnsi="Cambria Math"/>
                  </w:rPr>
                </w:ins>
              </m:ctrlPr>
            </m:dPr>
            <m:e>
              <m:r>
                <w:ins w:id="162" w:author="Author">
                  <w:rPr>
                    <w:rFonts w:ascii="Cambria Math" w:hAnsi="Cambria Math"/>
                  </w:rPr>
                  <m:t>8</m:t>
                </w:ins>
              </m:r>
            </m:e>
          </m:d>
        </m:oMath>
      </m:oMathPara>
    </w:p>
    <w:p w14:paraId="234A3184" w14:textId="6022B7E0" w:rsidR="00921ED3" w:rsidRDefault="00505A59" w:rsidP="00505A59">
      <w:ins w:id="163" w:author="Author">
        <w:r>
          <w:lastRenderedPageBreak/>
          <w:t xml:space="preserve">where </w:t>
        </w:r>
      </w:ins>
      <m:oMath>
        <m:sSub>
          <m:sSubPr>
            <m:ctrlPr>
              <w:ins w:id="164" w:author="Author">
                <w:rPr>
                  <w:rFonts w:ascii="Cambria Math" w:hAnsi="Cambria Math"/>
                </w:rPr>
              </w:ins>
            </m:ctrlPr>
          </m:sSubPr>
          <m:e>
            <m:r>
              <w:ins w:id="165" w:author="Author">
                <w:rPr>
                  <w:rFonts w:ascii="Cambria Math" w:hAnsi="Cambria Math"/>
                </w:rPr>
                <m:t>π</m:t>
              </w:ins>
            </m:r>
          </m:e>
          <m:sub>
            <m:r>
              <w:ins w:id="166" w:author="Author">
                <w:rPr>
                  <w:rFonts w:ascii="Cambria Math" w:hAnsi="Cambria Math"/>
                </w:rPr>
                <m:t>i</m:t>
              </w:ins>
            </m:r>
            <m:r>
              <w:ins w:id="167" w:author="Author">
                <m:rPr>
                  <m:sty m:val="p"/>
                </m:rPr>
                <w:rPr>
                  <w:rFonts w:ascii="Cambria Math" w:hAnsi="Cambria Math"/>
                </w:rPr>
                <m:t>,</m:t>
              </w:ins>
            </m:r>
            <m:r>
              <w:ins w:id="168" w:author="Author">
                <w:rPr>
                  <w:rFonts w:ascii="Cambria Math" w:hAnsi="Cambria Math"/>
                </w:rPr>
                <m:t>t</m:t>
              </w:ins>
            </m:r>
          </m:sub>
        </m:sSub>
      </m:oMath>
      <w:ins w:id="169" w:author="Author">
        <w:r>
          <w:t xml:space="preserve"> is the</w:t>
        </w:r>
        <w:r w:rsidR="0030376B">
          <w:t xml:space="preserve"> MoM</w:t>
        </w:r>
        <w:r>
          <w:t xml:space="preserve"> inflation rate of good </w:t>
        </w:r>
      </w:ins>
      <m:oMath>
        <m:r>
          <w:ins w:id="170" w:author="Author">
            <w:rPr>
              <w:rFonts w:ascii="Cambria Math" w:hAnsi="Cambria Math"/>
            </w:rPr>
            <m:t>i</m:t>
          </w:ins>
        </m:r>
      </m:oMath>
      <w:ins w:id="171" w:author="Author">
        <w:r>
          <w:t xml:space="preserve"> at time </w:t>
        </w:r>
      </w:ins>
      <m:oMath>
        <m:r>
          <w:ins w:id="172" w:author="Author">
            <w:rPr>
              <w:rFonts w:ascii="Cambria Math" w:hAnsi="Cambria Math"/>
            </w:rPr>
            <m:t>t</m:t>
          </w:ins>
        </m:r>
      </m:oMath>
      <w:ins w:id="173" w:author="Author">
        <w:r>
          <w:t xml:space="preserve">, </w:t>
        </w:r>
      </w:ins>
      <m:oMath>
        <m:sSub>
          <m:sSubPr>
            <m:ctrlPr>
              <w:ins w:id="174" w:author="Author">
                <w:rPr>
                  <w:rFonts w:ascii="Cambria Math" w:hAnsi="Cambria Math"/>
                </w:rPr>
              </w:ins>
            </m:ctrlPr>
          </m:sSubPr>
          <m:e>
            <m:r>
              <w:ins w:id="175" w:author="Author">
                <w:rPr>
                  <w:rFonts w:ascii="Cambria Math" w:hAnsi="Cambria Math"/>
                </w:rPr>
                <m:t>P</m:t>
              </w:ins>
            </m:r>
          </m:e>
          <m:sub>
            <m:r>
              <w:ins w:id="176" w:author="Author">
                <w:rPr>
                  <w:rFonts w:ascii="Cambria Math" w:hAnsi="Cambria Math"/>
                </w:rPr>
                <m:t>i</m:t>
              </w:ins>
            </m:r>
            <m:r>
              <w:ins w:id="177" w:author="Author">
                <m:rPr>
                  <m:sty m:val="p"/>
                </m:rPr>
                <w:rPr>
                  <w:rFonts w:ascii="Cambria Math" w:hAnsi="Cambria Math"/>
                </w:rPr>
                <m:t>,</m:t>
              </w:ins>
            </m:r>
            <m:r>
              <w:ins w:id="178" w:author="Author">
                <w:rPr>
                  <w:rFonts w:ascii="Cambria Math" w:hAnsi="Cambria Math"/>
                </w:rPr>
                <m:t>t</m:t>
              </w:ins>
            </m:r>
          </m:sub>
        </m:sSub>
      </m:oMath>
      <w:ins w:id="179" w:author="Author">
        <w:r>
          <w:t xml:space="preserve"> is the price of good </w:t>
        </w:r>
      </w:ins>
      <m:oMath>
        <m:r>
          <w:ins w:id="180" w:author="Author">
            <w:rPr>
              <w:rFonts w:ascii="Cambria Math" w:hAnsi="Cambria Math"/>
            </w:rPr>
            <m:t>i</m:t>
          </w:ins>
        </m:r>
      </m:oMath>
      <w:ins w:id="181" w:author="Author">
        <w:r>
          <w:t xml:space="preserve"> at time </w:t>
        </w:r>
      </w:ins>
      <m:oMath>
        <m:r>
          <w:ins w:id="182" w:author="Author">
            <w:rPr>
              <w:rFonts w:ascii="Cambria Math" w:hAnsi="Cambria Math"/>
            </w:rPr>
            <m:t>t</m:t>
          </w:ins>
        </m:r>
      </m:oMath>
      <w:ins w:id="183" w:author="Author">
        <w:r>
          <w:t xml:space="preserve">, and </w:t>
        </w:r>
      </w:ins>
      <m:oMath>
        <m:sSub>
          <m:sSubPr>
            <m:ctrlPr>
              <w:ins w:id="184" w:author="Author">
                <w:rPr>
                  <w:rFonts w:ascii="Cambria Math" w:hAnsi="Cambria Math"/>
                </w:rPr>
              </w:ins>
            </m:ctrlPr>
          </m:sSubPr>
          <m:e>
            <m:r>
              <w:ins w:id="185" w:author="Author">
                <w:rPr>
                  <w:rFonts w:ascii="Cambria Math" w:hAnsi="Cambria Math"/>
                </w:rPr>
                <m:t>P</m:t>
              </w:ins>
            </m:r>
          </m:e>
          <m:sub>
            <m:r>
              <w:ins w:id="186" w:author="Author">
                <w:rPr>
                  <w:rFonts w:ascii="Cambria Math" w:hAnsi="Cambria Math"/>
                </w:rPr>
                <m:t>i</m:t>
              </w:ins>
            </m:r>
            <m:r>
              <w:ins w:id="187" w:author="Author">
                <m:rPr>
                  <m:sty m:val="p"/>
                </m:rPr>
                <w:rPr>
                  <w:rFonts w:ascii="Cambria Math" w:hAnsi="Cambria Math"/>
                </w:rPr>
                <m:t>,</m:t>
              </w:ins>
            </m:r>
            <m:r>
              <w:ins w:id="188" w:author="Author">
                <w:rPr>
                  <w:rFonts w:ascii="Cambria Math" w:hAnsi="Cambria Math"/>
                </w:rPr>
                <m:t>t</m:t>
              </w:ins>
            </m:r>
            <m:r>
              <w:ins w:id="189" w:author="Author">
                <m:rPr>
                  <m:sty m:val="p"/>
                </m:rPr>
                <w:rPr>
                  <w:rFonts w:ascii="Cambria Math" w:hAnsi="Cambria Math"/>
                </w:rPr>
                <m:t>-</m:t>
              </w:ins>
            </m:r>
            <m:r>
              <w:ins w:id="190" w:author="Author">
                <w:rPr>
                  <w:rFonts w:ascii="Cambria Math" w:hAnsi="Cambria Math"/>
                </w:rPr>
                <m:t>1</m:t>
              </w:ins>
            </m:r>
          </m:sub>
        </m:sSub>
      </m:oMath>
      <w:ins w:id="191" w:author="Author">
        <w:r>
          <w:t xml:space="preserve"> is the price of good </w:t>
        </w:r>
      </w:ins>
      <m:oMath>
        <m:r>
          <w:ins w:id="192" w:author="Author">
            <w:rPr>
              <w:rFonts w:ascii="Cambria Math" w:hAnsi="Cambria Math"/>
            </w:rPr>
            <m:t>i</m:t>
          </w:ins>
        </m:r>
      </m:oMath>
      <w:ins w:id="193" w:author="Author">
        <w:r>
          <w:t xml:space="preserve"> at time </w:t>
        </w:r>
      </w:ins>
      <m:oMath>
        <m:r>
          <w:ins w:id="194" w:author="Author">
            <w:rPr>
              <w:rFonts w:ascii="Cambria Math" w:hAnsi="Cambria Math"/>
            </w:rPr>
            <m:t>t</m:t>
          </w:ins>
        </m:r>
        <m:r>
          <w:ins w:id="195" w:author="Author">
            <m:rPr>
              <m:sty m:val="p"/>
            </m:rPr>
            <w:rPr>
              <w:rFonts w:ascii="Cambria Math" w:hAnsi="Cambria Math"/>
            </w:rPr>
            <m:t>-</m:t>
          </w:ins>
        </m:r>
        <m:r>
          <w:ins w:id="196" w:author="Author">
            <w:rPr>
              <w:rFonts w:ascii="Cambria Math" w:hAnsi="Cambria Math"/>
            </w:rPr>
            <m:t>1</m:t>
          </w:ins>
        </m:r>
      </m:oMath>
      <w:ins w:id="197" w:author="Author">
        <w:r>
          <w:t xml:space="preserve">. </w:t>
        </w:r>
      </w:ins>
      <w:r w:rsidRPr="007E1401">
        <w:t>Figure 9</w:t>
      </w:r>
      <w:r>
        <w:t xml:space="preserve"> </w:t>
      </w:r>
      <w:del w:id="198" w:author="Author">
        <w:r w:rsidDel="00E67284">
          <w:delText xml:space="preserve">below </w:delText>
        </w:r>
      </w:del>
      <w:ins w:id="199" w:author="Author">
        <w:r w:rsidR="00E67284">
          <w:t xml:space="preserve">in the Annexure </w:t>
        </w:r>
      </w:ins>
      <w:r>
        <w:t xml:space="preserve">shows the </w:t>
      </w:r>
      <w:del w:id="200" w:author="Author">
        <w:r w:rsidR="008555AC" w:rsidDel="00473217">
          <w:delText>long-term</w:delText>
        </w:r>
        <w:r w:rsidDel="00473217">
          <w:delText xml:space="preserve"> </w:delText>
        </w:r>
      </w:del>
      <w:r>
        <w:t>inflation rate in South Africa</w:t>
      </w:r>
      <w:ins w:id="201" w:author="Author">
        <w:r w:rsidR="00473217">
          <w:t xml:space="preserve"> over the sample period</w:t>
        </w:r>
      </w:ins>
      <w:r>
        <w:t xml:space="preserve">, and </w:t>
      </w:r>
      <w:r w:rsidRPr="007E1401">
        <w:t>Figure 10</w:t>
      </w:r>
      <w:r>
        <w:t xml:space="preserve"> </w:t>
      </w:r>
      <w:del w:id="202" w:author="Author">
        <w:r w:rsidDel="00B749F9">
          <w:delText xml:space="preserve">in the appendix </w:delText>
        </w:r>
      </w:del>
      <w:r>
        <w:t xml:space="preserve">shows the various price categories used in the analysis. </w:t>
      </w:r>
      <w:r w:rsidRPr="007E1401">
        <w:t>Table 2</w:t>
      </w:r>
      <w:r>
        <w:t xml:space="preserve"> provides the descriptive statistics of the inflation rates for the various price categories used in the analysis.</w:t>
      </w:r>
    </w:p>
    <w:p w14:paraId="705A4B93" w14:textId="4CA37505" w:rsidR="00921ED3" w:rsidDel="00505A59" w:rsidRDefault="00000000" w:rsidP="007110B2">
      <w:pPr>
        <w:pStyle w:val="BodyText"/>
        <w:rPr>
          <w:del w:id="203" w:author="Author"/>
        </w:rPr>
      </w:pPr>
      <w:r>
        <w:t>The RPD is calculated in line with Lach and Tsiddon (</w:t>
      </w:r>
      <w:r w:rsidRPr="007E1401">
        <w:t>1992</w:t>
      </w:r>
      <w:r>
        <w:t>) as the weighted standard deviation of individual price inflation rates from the aggregate inflation rate. The RPD is essentially the variability of relative prices of a given product</w:t>
      </w:r>
      <w:ins w:id="204" w:author="Author">
        <w:r w:rsidR="00795A14">
          <w:t>,</w:t>
        </w:r>
      </w:ins>
      <w:del w:id="205" w:author="Author">
        <w:r w:rsidDel="00795A14">
          <w:delText>.</w:delText>
        </w:r>
      </w:del>
      <w:r>
        <w:t xml:space="preserve"> </w:t>
      </w:r>
      <w:del w:id="206" w:author="Author">
        <w:r w:rsidDel="00505A59">
          <w:delText>We first calculate the monthly inflation rate as follows:</w:delText>
        </w:r>
      </w:del>
    </w:p>
    <w:bookmarkStart w:id="207" w:name="eq-inflation_rate"/>
    <w:p w14:paraId="53123033" w14:textId="51A19E13" w:rsidR="00921ED3" w:rsidDel="00505A59" w:rsidRDefault="00000000" w:rsidP="007110B2">
      <w:pPr>
        <w:pStyle w:val="BodyText"/>
        <w:rPr>
          <w:del w:id="208" w:author="Author"/>
        </w:rPr>
      </w:pPr>
      <m:oMathPara>
        <m:oMathParaPr>
          <m:jc m:val="center"/>
        </m:oMathParaPr>
        <m:oMath>
          <m:sSub>
            <m:sSubPr>
              <m:ctrlPr>
                <w:del w:id="209" w:author="Author">
                  <w:rPr>
                    <w:rFonts w:ascii="Cambria Math" w:hAnsi="Cambria Math"/>
                  </w:rPr>
                </w:del>
              </m:ctrlPr>
            </m:sSubPr>
            <m:e>
              <m:r>
                <w:del w:id="210" w:author="Author">
                  <w:rPr>
                    <w:rFonts w:ascii="Cambria Math" w:hAnsi="Cambria Math"/>
                  </w:rPr>
                  <m:t>π</m:t>
                </w:del>
              </m:r>
            </m:e>
            <m:sub>
              <m:r>
                <w:del w:id="211" w:author="Author">
                  <w:rPr>
                    <w:rFonts w:ascii="Cambria Math" w:hAnsi="Cambria Math"/>
                  </w:rPr>
                  <m:t>i</m:t>
                </w:del>
              </m:r>
              <m:r>
                <w:del w:id="212" w:author="Author">
                  <m:rPr>
                    <m:sty m:val="p"/>
                  </m:rPr>
                  <w:rPr>
                    <w:rFonts w:ascii="Cambria Math" w:hAnsi="Cambria Math"/>
                  </w:rPr>
                  <m:t>,</m:t>
                </w:del>
              </m:r>
              <m:r>
                <w:del w:id="213" w:author="Author">
                  <w:rPr>
                    <w:rFonts w:ascii="Cambria Math" w:hAnsi="Cambria Math"/>
                  </w:rPr>
                  <m:t>t</m:t>
                </w:del>
              </m:r>
            </m:sub>
          </m:sSub>
          <m:r>
            <w:del w:id="214" w:author="Author">
              <m:rPr>
                <m:sty m:val="p"/>
              </m:rPr>
              <w:rPr>
                <w:rFonts w:ascii="Cambria Math" w:hAnsi="Cambria Math"/>
              </w:rPr>
              <m:t>=</m:t>
            </w:del>
          </m:r>
          <m:r>
            <w:del w:id="215" w:author="Author">
              <w:rPr>
                <w:rFonts w:ascii="Cambria Math" w:hAnsi="Cambria Math"/>
              </w:rPr>
              <m:t>ln</m:t>
            </w:del>
          </m:r>
          <m:d>
            <m:dPr>
              <m:ctrlPr>
                <w:del w:id="216" w:author="Author">
                  <w:rPr>
                    <w:rFonts w:ascii="Cambria Math" w:hAnsi="Cambria Math"/>
                  </w:rPr>
                </w:del>
              </m:ctrlPr>
            </m:dPr>
            <m:e>
              <m:f>
                <m:fPr>
                  <m:ctrlPr>
                    <w:del w:id="217" w:author="Author">
                      <w:rPr>
                        <w:rFonts w:ascii="Cambria Math" w:hAnsi="Cambria Math"/>
                      </w:rPr>
                    </w:del>
                  </m:ctrlPr>
                </m:fPr>
                <m:num>
                  <m:sSub>
                    <m:sSubPr>
                      <m:ctrlPr>
                        <w:del w:id="218" w:author="Author">
                          <w:rPr>
                            <w:rFonts w:ascii="Cambria Math" w:hAnsi="Cambria Math"/>
                          </w:rPr>
                        </w:del>
                      </m:ctrlPr>
                    </m:sSubPr>
                    <m:e>
                      <m:r>
                        <w:del w:id="219" w:author="Author">
                          <w:rPr>
                            <w:rFonts w:ascii="Cambria Math" w:hAnsi="Cambria Math"/>
                          </w:rPr>
                          <m:t>P</m:t>
                        </w:del>
                      </m:r>
                    </m:e>
                    <m:sub>
                      <m:r>
                        <w:del w:id="220" w:author="Author">
                          <w:rPr>
                            <w:rFonts w:ascii="Cambria Math" w:hAnsi="Cambria Math"/>
                          </w:rPr>
                          <m:t>i</m:t>
                        </w:del>
                      </m:r>
                      <m:r>
                        <w:del w:id="221" w:author="Author">
                          <m:rPr>
                            <m:sty m:val="p"/>
                          </m:rPr>
                          <w:rPr>
                            <w:rFonts w:ascii="Cambria Math" w:hAnsi="Cambria Math"/>
                          </w:rPr>
                          <m:t>,</m:t>
                        </w:del>
                      </m:r>
                      <m:r>
                        <w:del w:id="222" w:author="Author">
                          <w:rPr>
                            <w:rFonts w:ascii="Cambria Math" w:hAnsi="Cambria Math"/>
                          </w:rPr>
                          <m:t>t</m:t>
                        </w:del>
                      </m:r>
                    </m:sub>
                  </m:sSub>
                </m:num>
                <m:den>
                  <m:sSub>
                    <m:sSubPr>
                      <m:ctrlPr>
                        <w:del w:id="223" w:author="Author">
                          <w:rPr>
                            <w:rFonts w:ascii="Cambria Math" w:hAnsi="Cambria Math"/>
                          </w:rPr>
                        </w:del>
                      </m:ctrlPr>
                    </m:sSubPr>
                    <m:e>
                      <m:r>
                        <w:del w:id="224" w:author="Author">
                          <w:rPr>
                            <w:rFonts w:ascii="Cambria Math" w:hAnsi="Cambria Math"/>
                          </w:rPr>
                          <m:t>P</m:t>
                        </w:del>
                      </m:r>
                    </m:e>
                    <m:sub>
                      <m:r>
                        <w:del w:id="225" w:author="Author">
                          <w:rPr>
                            <w:rFonts w:ascii="Cambria Math" w:hAnsi="Cambria Math"/>
                          </w:rPr>
                          <m:t>i</m:t>
                        </w:del>
                      </m:r>
                      <m:r>
                        <w:del w:id="226" w:author="Author">
                          <m:rPr>
                            <m:sty m:val="p"/>
                          </m:rPr>
                          <w:rPr>
                            <w:rFonts w:ascii="Cambria Math" w:hAnsi="Cambria Math"/>
                          </w:rPr>
                          <m:t>,</m:t>
                        </w:del>
                      </m:r>
                      <m:r>
                        <w:del w:id="227" w:author="Author">
                          <w:rPr>
                            <w:rFonts w:ascii="Cambria Math" w:hAnsi="Cambria Math"/>
                          </w:rPr>
                          <m:t>t</m:t>
                        </w:del>
                      </m:r>
                      <m:r>
                        <w:del w:id="228" w:author="Author">
                          <m:rPr>
                            <m:sty m:val="p"/>
                          </m:rPr>
                          <w:rPr>
                            <w:rFonts w:ascii="Cambria Math" w:hAnsi="Cambria Math"/>
                          </w:rPr>
                          <m:t>-</m:t>
                        </w:del>
                      </m:r>
                      <m:r>
                        <w:del w:id="229" w:author="Author">
                          <w:rPr>
                            <w:rFonts w:ascii="Cambria Math" w:hAnsi="Cambria Math"/>
                          </w:rPr>
                          <m:t>1</m:t>
                        </w:del>
                      </m:r>
                    </m:sub>
                  </m:sSub>
                </m:den>
              </m:f>
            </m:e>
          </m:d>
          <m:r>
            <w:del w:id="230" w:author="Author">
              <m:rPr>
                <m:sty m:val="p"/>
              </m:rPr>
              <w:rPr>
                <w:rFonts w:ascii="Cambria Math" w:hAnsi="Cambria Math"/>
              </w:rPr>
              <m:t>*</m:t>
            </w:del>
          </m:r>
          <m:r>
            <w:del w:id="231" w:author="Author">
              <w:rPr>
                <w:rFonts w:ascii="Cambria Math" w:hAnsi="Cambria Math"/>
              </w:rPr>
              <m:t>100</m:t>
            </w:del>
          </m:r>
          <m:r>
            <w:del w:id="232" w:author="Author">
              <m:rPr>
                <m:sty m:val="p"/>
              </m:rPr>
              <w:rPr>
                <w:rFonts w:ascii="Cambria Math" w:hAnsi="Cambria Math"/>
              </w:rPr>
              <m:t>,</m:t>
            </w:del>
          </m:r>
          <m:r>
            <w:del w:id="233" w:author="Author">
              <w:rPr>
                <w:rFonts w:ascii="Cambria Math" w:hAnsi="Cambria Math"/>
              </w:rPr>
              <m:t>  </m:t>
            </w:del>
          </m:r>
          <m:d>
            <m:dPr>
              <m:ctrlPr>
                <w:del w:id="234" w:author="Author">
                  <w:rPr>
                    <w:rFonts w:ascii="Cambria Math" w:hAnsi="Cambria Math"/>
                  </w:rPr>
                </w:del>
              </m:ctrlPr>
            </m:dPr>
            <m:e>
              <m:r>
                <w:del w:id="235" w:author="Author">
                  <w:rPr>
                    <w:rFonts w:ascii="Cambria Math" w:hAnsi="Cambria Math"/>
                  </w:rPr>
                  <m:t>8</m:t>
                </w:del>
              </m:r>
            </m:e>
          </m:d>
        </m:oMath>
      </m:oMathPara>
      <w:bookmarkEnd w:id="207"/>
    </w:p>
    <w:p w14:paraId="7BD000A5" w14:textId="1199CAEE" w:rsidR="00921ED3" w:rsidRDefault="00000000">
      <w:pPr>
        <w:pStyle w:val="BodyText"/>
        <w:pPrChange w:id="236" w:author="Author">
          <w:pPr/>
        </w:pPrChange>
      </w:pPr>
      <w:del w:id="237" w:author="Author">
        <w:r w:rsidDel="00505A59">
          <w:delText xml:space="preserve">where </w:delText>
        </w:r>
      </w:del>
      <m:oMath>
        <m:sSub>
          <m:sSubPr>
            <m:ctrlPr>
              <w:del w:id="238" w:author="Author">
                <w:rPr>
                  <w:rFonts w:ascii="Cambria Math" w:hAnsi="Cambria Math"/>
                </w:rPr>
              </w:del>
            </m:ctrlPr>
          </m:sSubPr>
          <m:e>
            <m:r>
              <w:del w:id="239" w:author="Author">
                <w:rPr>
                  <w:rFonts w:ascii="Cambria Math" w:hAnsi="Cambria Math"/>
                </w:rPr>
                <m:t>π</m:t>
              </w:del>
            </m:r>
          </m:e>
          <m:sub>
            <m:r>
              <w:del w:id="240" w:author="Author">
                <w:rPr>
                  <w:rFonts w:ascii="Cambria Math" w:hAnsi="Cambria Math"/>
                </w:rPr>
                <m:t>i</m:t>
              </w:del>
            </m:r>
            <m:r>
              <w:del w:id="241" w:author="Author">
                <m:rPr>
                  <m:sty m:val="p"/>
                </m:rPr>
                <w:rPr>
                  <w:rFonts w:ascii="Cambria Math" w:hAnsi="Cambria Math"/>
                </w:rPr>
                <m:t>,</m:t>
              </w:del>
            </m:r>
            <m:r>
              <w:del w:id="242" w:author="Author">
                <w:rPr>
                  <w:rFonts w:ascii="Cambria Math" w:hAnsi="Cambria Math"/>
                </w:rPr>
                <m:t>t</m:t>
              </w:del>
            </m:r>
          </m:sub>
        </m:sSub>
      </m:oMath>
      <w:del w:id="243" w:author="Author">
        <w:r w:rsidDel="00505A59">
          <w:delText xml:space="preserve"> is the inflation rate of good </w:delText>
        </w:r>
      </w:del>
      <m:oMath>
        <m:r>
          <w:del w:id="244" w:author="Author">
            <w:rPr>
              <w:rFonts w:ascii="Cambria Math" w:hAnsi="Cambria Math"/>
            </w:rPr>
            <m:t>i</m:t>
          </w:del>
        </m:r>
      </m:oMath>
      <w:del w:id="245" w:author="Author">
        <w:r w:rsidDel="00505A59">
          <w:delText xml:space="preserve"> at time </w:delText>
        </w:r>
      </w:del>
      <m:oMath>
        <m:r>
          <w:del w:id="246" w:author="Author">
            <w:rPr>
              <w:rFonts w:ascii="Cambria Math" w:hAnsi="Cambria Math"/>
            </w:rPr>
            <m:t>t</m:t>
          </w:del>
        </m:r>
      </m:oMath>
      <w:del w:id="247" w:author="Author">
        <w:r w:rsidDel="00505A59">
          <w:delText xml:space="preserve">, </w:delText>
        </w:r>
      </w:del>
      <m:oMath>
        <m:sSub>
          <m:sSubPr>
            <m:ctrlPr>
              <w:del w:id="248" w:author="Author">
                <w:rPr>
                  <w:rFonts w:ascii="Cambria Math" w:hAnsi="Cambria Math"/>
                </w:rPr>
              </w:del>
            </m:ctrlPr>
          </m:sSubPr>
          <m:e>
            <m:r>
              <w:del w:id="249" w:author="Author">
                <w:rPr>
                  <w:rFonts w:ascii="Cambria Math" w:hAnsi="Cambria Math"/>
                </w:rPr>
                <m:t>P</m:t>
              </w:del>
            </m:r>
          </m:e>
          <m:sub>
            <m:r>
              <w:del w:id="250" w:author="Author">
                <w:rPr>
                  <w:rFonts w:ascii="Cambria Math" w:hAnsi="Cambria Math"/>
                </w:rPr>
                <m:t>i</m:t>
              </w:del>
            </m:r>
            <m:r>
              <w:del w:id="251" w:author="Author">
                <m:rPr>
                  <m:sty m:val="p"/>
                </m:rPr>
                <w:rPr>
                  <w:rFonts w:ascii="Cambria Math" w:hAnsi="Cambria Math"/>
                </w:rPr>
                <m:t>,</m:t>
              </w:del>
            </m:r>
            <m:r>
              <w:del w:id="252" w:author="Author">
                <w:rPr>
                  <w:rFonts w:ascii="Cambria Math" w:hAnsi="Cambria Math"/>
                </w:rPr>
                <m:t>t</m:t>
              </w:del>
            </m:r>
          </m:sub>
        </m:sSub>
      </m:oMath>
      <w:del w:id="253" w:author="Author">
        <w:r w:rsidDel="00505A59">
          <w:delText xml:space="preserve"> is the price of good </w:delText>
        </w:r>
      </w:del>
      <m:oMath>
        <m:r>
          <w:del w:id="254" w:author="Author">
            <w:rPr>
              <w:rFonts w:ascii="Cambria Math" w:hAnsi="Cambria Math"/>
            </w:rPr>
            <m:t>i</m:t>
          </w:del>
        </m:r>
      </m:oMath>
      <w:del w:id="255" w:author="Author">
        <w:r w:rsidDel="00505A59">
          <w:delText xml:space="preserve"> at time </w:delText>
        </w:r>
      </w:del>
      <m:oMath>
        <m:r>
          <w:del w:id="256" w:author="Author">
            <w:rPr>
              <w:rFonts w:ascii="Cambria Math" w:hAnsi="Cambria Math"/>
            </w:rPr>
            <m:t>t</m:t>
          </w:del>
        </m:r>
      </m:oMath>
      <w:del w:id="257" w:author="Author">
        <w:r w:rsidDel="00505A59">
          <w:delText xml:space="preserve">, and </w:delText>
        </w:r>
      </w:del>
      <m:oMath>
        <m:sSub>
          <m:sSubPr>
            <m:ctrlPr>
              <w:del w:id="258" w:author="Author">
                <w:rPr>
                  <w:rFonts w:ascii="Cambria Math" w:hAnsi="Cambria Math"/>
                </w:rPr>
              </w:del>
            </m:ctrlPr>
          </m:sSubPr>
          <m:e>
            <m:r>
              <w:del w:id="259" w:author="Author">
                <w:rPr>
                  <w:rFonts w:ascii="Cambria Math" w:hAnsi="Cambria Math"/>
                </w:rPr>
                <m:t>P</m:t>
              </w:del>
            </m:r>
          </m:e>
          <m:sub>
            <m:r>
              <w:del w:id="260" w:author="Author">
                <w:rPr>
                  <w:rFonts w:ascii="Cambria Math" w:hAnsi="Cambria Math"/>
                </w:rPr>
                <m:t>i</m:t>
              </w:del>
            </m:r>
            <m:r>
              <w:del w:id="261" w:author="Author">
                <m:rPr>
                  <m:sty m:val="p"/>
                </m:rPr>
                <w:rPr>
                  <w:rFonts w:ascii="Cambria Math" w:hAnsi="Cambria Math"/>
                </w:rPr>
                <m:t>,</m:t>
              </w:del>
            </m:r>
            <m:r>
              <w:del w:id="262" w:author="Author">
                <w:rPr>
                  <w:rFonts w:ascii="Cambria Math" w:hAnsi="Cambria Math"/>
                </w:rPr>
                <m:t>t</m:t>
              </w:del>
            </m:r>
            <m:r>
              <w:del w:id="263" w:author="Author">
                <m:rPr>
                  <m:sty m:val="p"/>
                </m:rPr>
                <w:rPr>
                  <w:rFonts w:ascii="Cambria Math" w:hAnsi="Cambria Math"/>
                </w:rPr>
                <m:t>-</m:t>
              </w:del>
            </m:r>
            <m:r>
              <w:del w:id="264" w:author="Author">
                <w:rPr>
                  <w:rFonts w:ascii="Cambria Math" w:hAnsi="Cambria Math"/>
                </w:rPr>
                <m:t>1</m:t>
              </w:del>
            </m:r>
          </m:sub>
        </m:sSub>
      </m:oMath>
      <w:del w:id="265" w:author="Author">
        <w:r w:rsidDel="00505A59">
          <w:delText xml:space="preserve"> is the price of good </w:delText>
        </w:r>
      </w:del>
      <m:oMath>
        <m:r>
          <w:del w:id="266" w:author="Author">
            <w:rPr>
              <w:rFonts w:ascii="Cambria Math" w:hAnsi="Cambria Math"/>
            </w:rPr>
            <m:t>i</m:t>
          </w:del>
        </m:r>
      </m:oMath>
      <w:del w:id="267" w:author="Author">
        <w:r w:rsidDel="00505A59">
          <w:delText xml:space="preserve"> at time </w:delText>
        </w:r>
      </w:del>
      <m:oMath>
        <m:r>
          <w:del w:id="268" w:author="Author">
            <w:rPr>
              <w:rFonts w:ascii="Cambria Math" w:hAnsi="Cambria Math"/>
            </w:rPr>
            <m:t>t</m:t>
          </w:del>
        </m:r>
        <m:r>
          <w:del w:id="269" w:author="Author">
            <m:rPr>
              <m:sty m:val="p"/>
            </m:rPr>
            <w:rPr>
              <w:rFonts w:ascii="Cambria Math" w:hAnsi="Cambria Math"/>
            </w:rPr>
            <m:t>-</m:t>
          </w:del>
        </m:r>
        <m:r>
          <w:del w:id="270" w:author="Author">
            <w:rPr>
              <w:rFonts w:ascii="Cambria Math" w:hAnsi="Cambria Math"/>
            </w:rPr>
            <m:t>1</m:t>
          </w:del>
        </m:r>
      </m:oMath>
      <w:del w:id="271" w:author="Author">
        <w:r w:rsidDel="00505A59">
          <w:delText xml:space="preserve">. </w:delText>
        </w:r>
        <w:r w:rsidDel="00795A14">
          <w:delText>T</w:delText>
        </w:r>
        <w:r w:rsidDel="00505A59">
          <w:delText>hen, t</w:delText>
        </w:r>
        <w:r w:rsidDel="00795A14">
          <w:delText xml:space="preserve">he RPD is </w:delText>
        </w:r>
      </w:del>
      <w:r>
        <w:t>calculated as:</w:t>
      </w:r>
    </w:p>
    <w:p w14:paraId="75B5BE43" w14:textId="77777777" w:rsidR="00921ED3" w:rsidRDefault="00000000">
      <w:pPr>
        <w:pStyle w:val="BodyText"/>
      </w:pPr>
      <w:bookmarkStart w:id="272" w:name="eq-rp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e>
                <m:sup>
                  <m:r>
                    <w:rPr>
                      <w:rFonts w:ascii="Cambria Math" w:hAnsi="Cambria Math"/>
                    </w:rPr>
                    <m:t>2</m:t>
                  </m:r>
                </m:sup>
              </m:sSup>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272"/>
    </w:p>
    <w:p w14:paraId="58510800" w14:textId="338BCA21" w:rsidR="00921ED3" w:rsidRDefault="00000000">
      <w:r>
        <w:t xml:space="preserve">where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is the expenditure share of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good,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headline </w:t>
      </w:r>
      <w:del w:id="273" w:author="Author">
        <w:r w:rsidDel="00AD3741">
          <w:delText xml:space="preserve">or aggregate </w:delText>
        </w:r>
      </w:del>
      <w:r>
        <w:t xml:space="preserve">inflation rate at time </w:t>
      </w:r>
      <m:oMath>
        <m:r>
          <w:rPr>
            <w:rFonts w:ascii="Cambria Math" w:hAnsi="Cambria Math"/>
          </w:rPr>
          <m:t>t</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1</m:t>
        </m:r>
      </m:oMath>
      <w:r>
        <w:t>. The expenditure weights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used are derived from the </w:t>
      </w:r>
      <w:ins w:id="274" w:author="Author">
        <w:r w:rsidR="0012773F">
          <w:t xml:space="preserve">2025 </w:t>
        </w:r>
      </w:ins>
      <w:del w:id="275" w:author="Author">
        <w:r w:rsidDel="00F7481B">
          <w:delText>Consumer Price Index (</w:delText>
        </w:r>
      </w:del>
      <w:r>
        <w:t>CPI</w:t>
      </w:r>
      <w:del w:id="276" w:author="Author">
        <w:r w:rsidDel="00F7481B">
          <w:delText>)</w:delText>
        </w:r>
      </w:del>
      <w:r>
        <w:t xml:space="preserve"> basket provided by Stats SA. </w:t>
      </w:r>
      <w:r w:rsidRPr="007E1401">
        <w:t>Figure 1</w:t>
      </w:r>
      <w:r>
        <w:t xml:space="preserve"> shows the RPD calculated using the above formula. </w:t>
      </w:r>
      <w:del w:id="277" w:author="Author">
        <w:r w:rsidDel="0012773F">
          <w:delText xml:space="preserve">We use the 2025 CPI Stats SA weights. </w:delText>
        </w:r>
      </w:del>
      <w:r>
        <w:t xml:space="preserve">The weights are shown in </w:t>
      </w:r>
      <w:r w:rsidRPr="007E1401">
        <w:t>Figure 11</w:t>
      </w:r>
      <w:r>
        <w:t xml:space="preserve"> in the appendix.</w:t>
      </w:r>
    </w:p>
    <w:p w14:paraId="37ACC4FD" w14:textId="77777777" w:rsidR="00921ED3" w:rsidRDefault="00000000">
      <w:pPr>
        <w:pStyle w:val="BodyText"/>
      </w:pPr>
      <w:r>
        <w:t>To examine the relationship between inflation and RPD, we estimate the following econometric model:</w:t>
      </w:r>
    </w:p>
    <w:p w14:paraId="7A0DE158" w14:textId="77777777" w:rsidR="00921ED3" w:rsidRDefault="00000000">
      <w:pPr>
        <w:pStyle w:val="BodyText"/>
      </w:pPr>
      <w:bookmarkStart w:id="278" w:name="eq-rpd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278"/>
    </w:p>
    <w:p w14:paraId="018AD918" w14:textId="2EC22FC3" w:rsidR="00921ED3" w:rsidRDefault="00000000">
      <w:r>
        <w:t xml:space="preserve">where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relative price </w:t>
      </w:r>
      <w:commentRangeStart w:id="279"/>
      <w:r>
        <w:t>variance</w:t>
      </w:r>
      <w:commentRangeEnd w:id="279"/>
      <w:r w:rsidR="00D4040D">
        <w:rPr>
          <w:rStyle w:val="CommentReference"/>
          <w:sz w:val="24"/>
          <w:szCs w:val="22"/>
        </w:rPr>
        <w:commentReference w:id="279"/>
      </w:r>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aggregate inflation rate at time </w:t>
      </w:r>
      <m:oMath>
        <m:r>
          <w:rPr>
            <w:rFonts w:ascii="Cambria Math" w:hAnsi="Cambria Math"/>
          </w:rPr>
          <m:t>t</m:t>
        </m:r>
      </m:oMath>
      <w:r>
        <w:t xml:space="preserv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oMath>
      <w:r>
        <w:t xml:space="preserve"> are lagged values of RPD</w:t>
      </w:r>
      <w:del w:id="280" w:author="Author">
        <w:r w:rsidDel="00CE0BA7">
          <w:delText xml:space="preserve"> to account for its </w:delText>
        </w:r>
        <w:commentRangeStart w:id="281"/>
        <w:r w:rsidDel="00CE0BA7">
          <w:delText>dynamic nature</w:delText>
        </w:r>
        <w:commentRangeEnd w:id="281"/>
        <w:r w:rsidR="005F4C8D" w:rsidDel="00CE0BA7">
          <w:rPr>
            <w:rStyle w:val="CommentReference"/>
            <w:sz w:val="24"/>
            <w:szCs w:val="22"/>
          </w:rPr>
          <w:commentReference w:id="281"/>
        </w:r>
      </w:del>
      <w:r>
        <w:t xml:space="preserve">,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effect of inflation on RPD. We include three lags of RPD based on Akaike Information Criterion (AIC) (and other tests) and to capture potential persistence in RPD. In </w:t>
      </w:r>
      <w:r w:rsidR="008555AC">
        <w:t>addition,</w:t>
      </w:r>
      <w:r>
        <w:t xml:space="preserve"> we test the inflation for structural breaks using the Bai and Perron (</w:t>
      </w:r>
      <w:r w:rsidRPr="007E1401">
        <w:t>1998</w:t>
      </w:r>
      <w:r>
        <w:t>) test and include dummy variables for the identified break points to control for structural breaks in the relationship.</w:t>
      </w:r>
    </w:p>
    <w:p w14:paraId="46B72564" w14:textId="77777777" w:rsidR="00921ED3" w:rsidRDefault="00000000">
      <w:pPr>
        <w:pStyle w:val="BodyText"/>
      </w:pPr>
      <w:commentRangeStart w:id="282"/>
      <w:r>
        <w:t xml:space="preserve">The literature on RPD emphasises that the relationship between inflation and RPD </w:t>
      </w:r>
      <w:r>
        <w:lastRenderedPageBreak/>
        <w:t xml:space="preserve">maybe time-varying due to structural changes in the economy, monetary policy regimes, and other factors. </w:t>
      </w:r>
      <w:commentRangeEnd w:id="282"/>
      <w:r w:rsidR="00B018C3">
        <w:rPr>
          <w:rStyle w:val="CommentReference"/>
          <w:sz w:val="24"/>
          <w:szCs w:val="20"/>
        </w:rPr>
        <w:commentReference w:id="282"/>
      </w:r>
      <w:r>
        <w:t>To capture potential time variation in the relationship, we also estimate a rolling regression model with a 24-month and 60-month windows as follows:</w:t>
      </w:r>
    </w:p>
    <w:p w14:paraId="7B224597" w14:textId="77777777" w:rsidR="00921ED3" w:rsidRDefault="00000000">
      <w:pPr>
        <w:pStyle w:val="BodyText"/>
      </w:pPr>
      <w:bookmarkStart w:id="283" w:name="eq-rpd_rolling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283"/>
    </w:p>
    <w:p w14:paraId="6CD4BC78" w14:textId="77777777" w:rsidR="00921ED3" w:rsidRDefault="00000000">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oMath>
      <w:r>
        <w:t xml:space="preserve"> vary over time. This approach allows us to observe the stability of the coefficients over time, which is an indicator of linearity in the relationship between RPD and inflation.</w:t>
      </w:r>
    </w:p>
    <w:p w14:paraId="384F4925" w14:textId="77777777" w:rsidR="00921ED3" w:rsidRPr="007110B2" w:rsidRDefault="00000000">
      <w:pPr>
        <w:pStyle w:val="BodyText"/>
        <w:rPr>
          <w:strike/>
          <w:highlight w:val="cyan"/>
          <w:rPrChange w:id="284" w:author="Author">
            <w:rPr/>
          </w:rPrChange>
        </w:rPr>
      </w:pPr>
      <w:r>
        <w:t xml:space="preserve">Next, we utilise a semi-parametric or partially linear approach to estimate the optimal level of inflation given the RPD. This approach allows us to model the relationship between inflation and RPD without imposing a strict functional form. </w:t>
      </w:r>
      <w:commentRangeStart w:id="285"/>
      <w:r w:rsidRPr="007110B2">
        <w:rPr>
          <w:strike/>
          <w:highlight w:val="cyan"/>
          <w:rPrChange w:id="286" w:author="Author">
            <w:rPr/>
          </w:rPrChange>
        </w:rPr>
        <w:t xml:space="preserve">Following the literature, </w:t>
      </w:r>
      <w:commentRangeEnd w:id="285"/>
      <w:r w:rsidR="00716F33" w:rsidRPr="007110B2">
        <w:rPr>
          <w:rStyle w:val="CommentReference"/>
          <w:strike/>
          <w:sz w:val="24"/>
          <w:szCs w:val="20"/>
          <w:highlight w:val="cyan"/>
          <w:rPrChange w:id="287" w:author="Author">
            <w:rPr>
              <w:rStyle w:val="CommentReference"/>
              <w:sz w:val="24"/>
              <w:szCs w:val="20"/>
            </w:rPr>
          </w:rPrChange>
        </w:rPr>
        <w:commentReference w:id="285"/>
      </w:r>
      <w:r w:rsidRPr="007110B2">
        <w:rPr>
          <w:strike/>
          <w:highlight w:val="cyan"/>
          <w:rPrChange w:id="288" w:author="Author">
            <w:rPr/>
          </w:rPrChange>
        </w:rPr>
        <w:t>we first specify a quadratic (U-shaped) relationship between inflation and RPD as follows:</w:t>
      </w:r>
    </w:p>
    <w:p w14:paraId="54B5EC87" w14:textId="77777777" w:rsidR="00921ED3" w:rsidRPr="007110B2" w:rsidRDefault="00000000">
      <w:pPr>
        <w:pStyle w:val="BodyText"/>
        <w:rPr>
          <w:strike/>
          <w:highlight w:val="cyan"/>
          <w:rPrChange w:id="289" w:author="Author">
            <w:rPr/>
          </w:rPrChange>
        </w:rPr>
      </w:pPr>
      <w:bookmarkStart w:id="290" w:name="eq-rpd_semi_parametric"/>
      <m:oMathPara>
        <m:oMathParaPr>
          <m:jc m:val="center"/>
        </m:oMathParaPr>
        <m:oMath>
          <m:r>
            <w:rPr>
              <w:rFonts w:ascii="Cambria Math" w:hAnsi="Cambria Math"/>
              <w:strike/>
              <w:highlight w:val="cyan"/>
              <w:rPrChange w:id="291" w:author="Author">
                <w:rPr>
                  <w:rFonts w:ascii="Cambria Math" w:hAnsi="Cambria Math"/>
                </w:rPr>
              </w:rPrChange>
            </w:rPr>
            <m:t>RP</m:t>
          </m:r>
          <m:sSub>
            <m:sSubPr>
              <m:ctrlPr>
                <w:rPr>
                  <w:rFonts w:ascii="Cambria Math" w:hAnsi="Cambria Math"/>
                  <w:strike/>
                  <w:highlight w:val="cyan"/>
                </w:rPr>
              </m:ctrlPr>
            </m:sSubPr>
            <m:e>
              <m:r>
                <w:rPr>
                  <w:rFonts w:ascii="Cambria Math" w:hAnsi="Cambria Math"/>
                  <w:strike/>
                  <w:highlight w:val="cyan"/>
                  <w:rPrChange w:id="292" w:author="Author">
                    <w:rPr>
                      <w:rFonts w:ascii="Cambria Math" w:hAnsi="Cambria Math"/>
                    </w:rPr>
                  </w:rPrChange>
                </w:rPr>
                <m:t>D</m:t>
              </m:r>
            </m:e>
            <m:sub>
              <m:r>
                <w:rPr>
                  <w:rFonts w:ascii="Cambria Math" w:hAnsi="Cambria Math"/>
                  <w:strike/>
                  <w:highlight w:val="cyan"/>
                  <w:rPrChange w:id="293" w:author="Author">
                    <w:rPr>
                      <w:rFonts w:ascii="Cambria Math" w:hAnsi="Cambria Math"/>
                    </w:rPr>
                  </w:rPrChange>
                </w:rPr>
                <m:t>t</m:t>
              </m:r>
            </m:sub>
          </m:sSub>
          <m:r>
            <m:rPr>
              <m:sty m:val="p"/>
            </m:rPr>
            <w:rPr>
              <w:rFonts w:ascii="Cambria Math" w:hAnsi="Cambria Math"/>
              <w:strike/>
              <w:highlight w:val="cyan"/>
              <w:rPrChange w:id="294" w:author="Author">
                <w:rPr>
                  <w:rFonts w:ascii="Cambria Math" w:hAnsi="Cambria Math"/>
                </w:rPr>
              </w:rPrChange>
            </w:rPr>
            <m:t>=</m:t>
          </m:r>
          <m:r>
            <w:rPr>
              <w:rFonts w:ascii="Cambria Math" w:hAnsi="Cambria Math"/>
              <w:strike/>
              <w:highlight w:val="cyan"/>
              <w:rPrChange w:id="295" w:author="Author">
                <w:rPr>
                  <w:rFonts w:ascii="Cambria Math" w:hAnsi="Cambria Math"/>
                </w:rPr>
              </w:rPrChange>
            </w:rPr>
            <m:t>α</m:t>
          </m:r>
          <m:r>
            <m:rPr>
              <m:sty m:val="p"/>
            </m:rPr>
            <w:rPr>
              <w:rFonts w:ascii="Cambria Math" w:hAnsi="Cambria Math"/>
              <w:strike/>
              <w:highlight w:val="cyan"/>
              <w:rPrChange w:id="296" w:author="Author">
                <w:rPr>
                  <w:rFonts w:ascii="Cambria Math" w:hAnsi="Cambria Math"/>
                </w:rPr>
              </w:rPrChange>
            </w:rPr>
            <m:t>+</m:t>
          </m:r>
          <m:sSub>
            <m:sSubPr>
              <m:ctrlPr>
                <w:rPr>
                  <w:rFonts w:ascii="Cambria Math" w:hAnsi="Cambria Math"/>
                  <w:strike/>
                  <w:highlight w:val="cyan"/>
                </w:rPr>
              </m:ctrlPr>
            </m:sSubPr>
            <m:e>
              <m:r>
                <w:rPr>
                  <w:rFonts w:ascii="Cambria Math" w:hAnsi="Cambria Math"/>
                  <w:strike/>
                  <w:highlight w:val="cyan"/>
                  <w:rPrChange w:id="297" w:author="Author">
                    <w:rPr>
                      <w:rFonts w:ascii="Cambria Math" w:hAnsi="Cambria Math"/>
                    </w:rPr>
                  </w:rPrChange>
                </w:rPr>
                <m:t>π</m:t>
              </m:r>
            </m:e>
            <m:sub>
              <w:commentRangeStart w:id="298"/>
              <w:commentRangeEnd w:id="298"/>
              <m:r>
                <w:rPr>
                  <w:rStyle w:val="CommentReference"/>
                  <w:rFonts w:ascii="Cambria Math" w:hAnsi="Cambria Math"/>
                  <w:i/>
                  <w:strike/>
                  <w:sz w:val="24"/>
                  <w:szCs w:val="20"/>
                  <w:highlight w:val="cyan"/>
                  <w:rPrChange w:id="299" w:author="Author">
                    <w:rPr>
                      <w:rStyle w:val="CommentReference"/>
                      <w:rFonts w:ascii="Cambria Math" w:hAnsi="Cambria Math"/>
                      <w:i/>
                      <w:sz w:val="24"/>
                      <w:szCs w:val="20"/>
                    </w:rPr>
                  </w:rPrChange>
                </w:rPr>
                <w:commentReference w:id="298"/>
              </m:r>
              <m:r>
                <w:rPr>
                  <w:rFonts w:ascii="Cambria Math" w:hAnsi="Cambria Math"/>
                  <w:strike/>
                  <w:highlight w:val="cyan"/>
                  <w:rPrChange w:id="300" w:author="Author">
                    <w:rPr>
                      <w:rFonts w:ascii="Cambria Math" w:hAnsi="Cambria Math"/>
                    </w:rPr>
                  </w:rPrChange>
                </w:rPr>
                <m:t>t</m:t>
              </m:r>
            </m:sub>
          </m:sSub>
          <m:r>
            <m:rPr>
              <m:sty m:val="p"/>
            </m:rPr>
            <w:rPr>
              <w:rFonts w:ascii="Cambria Math" w:hAnsi="Cambria Math"/>
              <w:strike/>
              <w:highlight w:val="cyan"/>
              <w:rPrChange w:id="301" w:author="Author">
                <w:rPr>
                  <w:rFonts w:ascii="Cambria Math" w:hAnsi="Cambria Math"/>
                </w:rPr>
              </w:rPrChange>
            </w:rPr>
            <m:t>+</m:t>
          </m:r>
          <m:sSub>
            <m:sSubPr>
              <m:ctrlPr>
                <w:rPr>
                  <w:rFonts w:ascii="Cambria Math" w:hAnsi="Cambria Math"/>
                  <w:strike/>
                  <w:highlight w:val="cyan"/>
                </w:rPr>
              </m:ctrlPr>
            </m:sSubPr>
            <m:e>
              <m:r>
                <w:rPr>
                  <w:rFonts w:ascii="Cambria Math" w:hAnsi="Cambria Math"/>
                  <w:strike/>
                  <w:highlight w:val="cyan"/>
                  <w:rPrChange w:id="302" w:author="Author">
                    <w:rPr>
                      <w:rFonts w:ascii="Cambria Math" w:hAnsi="Cambria Math"/>
                    </w:rPr>
                  </w:rPrChange>
                </w:rPr>
                <m:t>β</m:t>
              </m:r>
            </m:e>
            <m:sub>
              <m:r>
                <w:rPr>
                  <w:rFonts w:ascii="Cambria Math" w:hAnsi="Cambria Math"/>
                  <w:strike/>
                  <w:highlight w:val="cyan"/>
                  <w:rPrChange w:id="303" w:author="Author">
                    <w:rPr>
                      <w:rFonts w:ascii="Cambria Math" w:hAnsi="Cambria Math"/>
                    </w:rPr>
                  </w:rPrChange>
                </w:rPr>
                <m:t>2</m:t>
              </m:r>
            </m:sub>
          </m:sSub>
          <m:sSubSup>
            <m:sSubSupPr>
              <m:ctrlPr>
                <w:rPr>
                  <w:rFonts w:ascii="Cambria Math" w:hAnsi="Cambria Math"/>
                  <w:strike/>
                  <w:highlight w:val="cyan"/>
                </w:rPr>
              </m:ctrlPr>
            </m:sSubSupPr>
            <m:e>
              <m:r>
                <w:rPr>
                  <w:rFonts w:ascii="Cambria Math" w:hAnsi="Cambria Math"/>
                  <w:strike/>
                  <w:highlight w:val="cyan"/>
                  <w:rPrChange w:id="304" w:author="Author">
                    <w:rPr>
                      <w:rFonts w:ascii="Cambria Math" w:hAnsi="Cambria Math"/>
                    </w:rPr>
                  </w:rPrChange>
                </w:rPr>
                <m:t>π</m:t>
              </m:r>
            </m:e>
            <m:sub>
              <m:r>
                <w:rPr>
                  <w:rFonts w:ascii="Cambria Math" w:hAnsi="Cambria Math"/>
                  <w:strike/>
                  <w:highlight w:val="cyan"/>
                  <w:rPrChange w:id="305" w:author="Author">
                    <w:rPr>
                      <w:rFonts w:ascii="Cambria Math" w:hAnsi="Cambria Math"/>
                    </w:rPr>
                  </w:rPrChange>
                </w:rPr>
                <m:t>t</m:t>
              </m:r>
            </m:sub>
            <m:sup>
              <m:r>
                <w:rPr>
                  <w:rFonts w:ascii="Cambria Math" w:hAnsi="Cambria Math"/>
                  <w:strike/>
                  <w:highlight w:val="cyan"/>
                  <w:rPrChange w:id="306" w:author="Author">
                    <w:rPr>
                      <w:rFonts w:ascii="Cambria Math" w:hAnsi="Cambria Math"/>
                    </w:rPr>
                  </w:rPrChange>
                </w:rPr>
                <m:t>2</m:t>
              </m:r>
            </m:sup>
          </m:sSubSup>
          <m:r>
            <m:rPr>
              <m:sty m:val="p"/>
            </m:rPr>
            <w:rPr>
              <w:rFonts w:ascii="Cambria Math" w:hAnsi="Cambria Math"/>
              <w:strike/>
              <w:highlight w:val="cyan"/>
              <w:rPrChange w:id="307" w:author="Author">
                <w:rPr>
                  <w:rFonts w:ascii="Cambria Math" w:hAnsi="Cambria Math"/>
                </w:rPr>
              </w:rPrChange>
            </w:rPr>
            <m:t>+</m:t>
          </m:r>
          <m:nary>
            <m:naryPr>
              <m:chr m:val="∑"/>
              <m:limLoc m:val="undOvr"/>
              <m:ctrlPr>
                <w:rPr>
                  <w:rFonts w:ascii="Cambria Math" w:hAnsi="Cambria Math"/>
                  <w:strike/>
                  <w:highlight w:val="cyan"/>
                </w:rPr>
              </m:ctrlPr>
            </m:naryPr>
            <m:sub>
              <m:r>
                <w:rPr>
                  <w:rFonts w:ascii="Cambria Math" w:hAnsi="Cambria Math"/>
                  <w:strike/>
                  <w:highlight w:val="cyan"/>
                  <w:rPrChange w:id="308" w:author="Author">
                    <w:rPr>
                      <w:rFonts w:ascii="Cambria Math" w:hAnsi="Cambria Math"/>
                    </w:rPr>
                  </w:rPrChange>
                </w:rPr>
                <m:t>h</m:t>
              </m:r>
              <m:r>
                <m:rPr>
                  <m:sty m:val="p"/>
                </m:rPr>
                <w:rPr>
                  <w:rFonts w:ascii="Cambria Math" w:hAnsi="Cambria Math"/>
                  <w:strike/>
                  <w:highlight w:val="cyan"/>
                  <w:rPrChange w:id="309" w:author="Author">
                    <w:rPr>
                      <w:rFonts w:ascii="Cambria Math" w:hAnsi="Cambria Math"/>
                    </w:rPr>
                  </w:rPrChange>
                </w:rPr>
                <m:t>=</m:t>
              </m:r>
              <m:r>
                <w:rPr>
                  <w:rFonts w:ascii="Cambria Math" w:hAnsi="Cambria Math"/>
                  <w:strike/>
                  <w:highlight w:val="cyan"/>
                  <w:rPrChange w:id="310" w:author="Author">
                    <w:rPr>
                      <w:rFonts w:ascii="Cambria Math" w:hAnsi="Cambria Math"/>
                    </w:rPr>
                  </w:rPrChange>
                </w:rPr>
                <m:t>1</m:t>
              </m:r>
            </m:sub>
            <m:sup>
              <m:r>
                <w:rPr>
                  <w:rFonts w:ascii="Cambria Math" w:hAnsi="Cambria Math"/>
                  <w:strike/>
                  <w:highlight w:val="cyan"/>
                  <w:rPrChange w:id="311" w:author="Author">
                    <w:rPr>
                      <w:rFonts w:ascii="Cambria Math" w:hAnsi="Cambria Math"/>
                    </w:rPr>
                  </w:rPrChange>
                </w:rPr>
                <m:t>3</m:t>
              </m:r>
            </m:sup>
            <m:e>
              <m:sSub>
                <m:sSubPr>
                  <m:ctrlPr>
                    <w:rPr>
                      <w:rFonts w:ascii="Cambria Math" w:hAnsi="Cambria Math"/>
                      <w:strike/>
                      <w:highlight w:val="cyan"/>
                    </w:rPr>
                  </m:ctrlPr>
                </m:sSubPr>
                <m:e>
                  <m:r>
                    <w:rPr>
                      <w:rFonts w:ascii="Cambria Math" w:hAnsi="Cambria Math"/>
                      <w:strike/>
                      <w:highlight w:val="cyan"/>
                      <w:rPrChange w:id="312" w:author="Author">
                        <w:rPr>
                          <w:rFonts w:ascii="Cambria Math" w:hAnsi="Cambria Math"/>
                        </w:rPr>
                      </w:rPrChange>
                    </w:rPr>
                    <m:t>ϕ</m:t>
                  </m:r>
                </m:e>
                <m:sub>
                  <m:r>
                    <w:rPr>
                      <w:rFonts w:ascii="Cambria Math" w:hAnsi="Cambria Math"/>
                      <w:strike/>
                      <w:highlight w:val="cyan"/>
                      <w:rPrChange w:id="313" w:author="Author">
                        <w:rPr>
                          <w:rFonts w:ascii="Cambria Math" w:hAnsi="Cambria Math"/>
                        </w:rPr>
                      </w:rPrChange>
                    </w:rPr>
                    <m:t>h</m:t>
                  </m:r>
                </m:sub>
              </m:sSub>
            </m:e>
          </m:nary>
          <m:r>
            <w:rPr>
              <w:rFonts w:ascii="Cambria Math" w:hAnsi="Cambria Math"/>
              <w:strike/>
              <w:highlight w:val="cyan"/>
              <w:rPrChange w:id="314" w:author="Author">
                <w:rPr>
                  <w:rFonts w:ascii="Cambria Math" w:hAnsi="Cambria Math"/>
                </w:rPr>
              </w:rPrChange>
            </w:rPr>
            <m:t>RP</m:t>
          </m:r>
          <m:sSub>
            <m:sSubPr>
              <m:ctrlPr>
                <w:rPr>
                  <w:rFonts w:ascii="Cambria Math" w:hAnsi="Cambria Math"/>
                  <w:strike/>
                  <w:highlight w:val="cyan"/>
                </w:rPr>
              </m:ctrlPr>
            </m:sSubPr>
            <m:e>
              <m:r>
                <w:rPr>
                  <w:rFonts w:ascii="Cambria Math" w:hAnsi="Cambria Math"/>
                  <w:strike/>
                  <w:highlight w:val="cyan"/>
                  <w:rPrChange w:id="315" w:author="Author">
                    <w:rPr>
                      <w:rFonts w:ascii="Cambria Math" w:hAnsi="Cambria Math"/>
                    </w:rPr>
                  </w:rPrChange>
                </w:rPr>
                <m:t>D</m:t>
              </m:r>
            </m:e>
            <m:sub>
              <m:r>
                <w:rPr>
                  <w:rFonts w:ascii="Cambria Math" w:hAnsi="Cambria Math"/>
                  <w:strike/>
                  <w:highlight w:val="cyan"/>
                  <w:rPrChange w:id="316" w:author="Author">
                    <w:rPr>
                      <w:rFonts w:ascii="Cambria Math" w:hAnsi="Cambria Math"/>
                    </w:rPr>
                  </w:rPrChange>
                </w:rPr>
                <m:t>t</m:t>
              </m:r>
              <m:r>
                <m:rPr>
                  <m:sty m:val="p"/>
                </m:rPr>
                <w:rPr>
                  <w:rFonts w:ascii="Cambria Math" w:hAnsi="Cambria Math"/>
                  <w:strike/>
                  <w:highlight w:val="cyan"/>
                  <w:rPrChange w:id="317" w:author="Author">
                    <w:rPr>
                      <w:rFonts w:ascii="Cambria Math" w:hAnsi="Cambria Math"/>
                    </w:rPr>
                  </w:rPrChange>
                </w:rPr>
                <m:t>-</m:t>
              </m:r>
              <m:r>
                <w:rPr>
                  <w:rFonts w:ascii="Cambria Math" w:hAnsi="Cambria Math"/>
                  <w:strike/>
                  <w:highlight w:val="cyan"/>
                  <w:rPrChange w:id="318" w:author="Author">
                    <w:rPr>
                      <w:rFonts w:ascii="Cambria Math" w:hAnsi="Cambria Math"/>
                    </w:rPr>
                  </w:rPrChange>
                </w:rPr>
                <m:t>h</m:t>
              </m:r>
            </m:sub>
          </m:sSub>
          <m:r>
            <m:rPr>
              <m:sty m:val="p"/>
            </m:rPr>
            <w:rPr>
              <w:rFonts w:ascii="Cambria Math" w:hAnsi="Cambria Math"/>
              <w:strike/>
              <w:highlight w:val="cyan"/>
              <w:rPrChange w:id="319" w:author="Author">
                <w:rPr>
                  <w:rFonts w:ascii="Cambria Math" w:hAnsi="Cambria Math"/>
                </w:rPr>
              </w:rPrChange>
            </w:rPr>
            <m:t>+</m:t>
          </m:r>
          <m:sSub>
            <m:sSubPr>
              <m:ctrlPr>
                <w:rPr>
                  <w:rFonts w:ascii="Cambria Math" w:hAnsi="Cambria Math"/>
                  <w:strike/>
                  <w:highlight w:val="cyan"/>
                </w:rPr>
              </m:ctrlPr>
            </m:sSubPr>
            <m:e>
              <m:r>
                <w:rPr>
                  <w:rFonts w:ascii="Cambria Math" w:hAnsi="Cambria Math"/>
                  <w:strike/>
                  <w:highlight w:val="cyan"/>
                  <w:rPrChange w:id="320" w:author="Author">
                    <w:rPr>
                      <w:rFonts w:ascii="Cambria Math" w:hAnsi="Cambria Math"/>
                    </w:rPr>
                  </w:rPrChange>
                </w:rPr>
                <m:t>ϵ</m:t>
              </m:r>
            </m:e>
            <m:sub>
              <m:r>
                <w:rPr>
                  <w:rFonts w:ascii="Cambria Math" w:hAnsi="Cambria Math"/>
                  <w:strike/>
                  <w:highlight w:val="cyan"/>
                  <w:rPrChange w:id="321" w:author="Author">
                    <w:rPr>
                      <w:rFonts w:ascii="Cambria Math" w:hAnsi="Cambria Math"/>
                    </w:rPr>
                  </w:rPrChange>
                </w:rPr>
                <m:t>t</m:t>
              </m:r>
            </m:sub>
          </m:sSub>
          <m:r>
            <m:rPr>
              <m:sty m:val="p"/>
            </m:rPr>
            <w:rPr>
              <w:rFonts w:ascii="Cambria Math" w:hAnsi="Cambria Math"/>
              <w:strike/>
              <w:highlight w:val="cyan"/>
              <w:rPrChange w:id="322" w:author="Author">
                <w:rPr>
                  <w:rFonts w:ascii="Cambria Math" w:hAnsi="Cambria Math"/>
                </w:rPr>
              </w:rPrChange>
            </w:rPr>
            <m:t>,</m:t>
          </m:r>
          <m:r>
            <w:rPr>
              <w:rFonts w:ascii="Cambria Math" w:hAnsi="Cambria Math"/>
              <w:strike/>
              <w:highlight w:val="cyan"/>
              <w:rPrChange w:id="323" w:author="Author">
                <w:rPr>
                  <w:rFonts w:ascii="Cambria Math" w:hAnsi="Cambria Math"/>
                </w:rPr>
              </w:rPrChange>
            </w:rPr>
            <m:t>  </m:t>
          </m:r>
          <m:d>
            <m:dPr>
              <m:ctrlPr>
                <w:rPr>
                  <w:rFonts w:ascii="Cambria Math" w:hAnsi="Cambria Math"/>
                  <w:strike/>
                  <w:highlight w:val="cyan"/>
                </w:rPr>
              </m:ctrlPr>
            </m:dPr>
            <m:e>
              <m:r>
                <w:rPr>
                  <w:rFonts w:ascii="Cambria Math" w:hAnsi="Cambria Math"/>
                  <w:strike/>
                  <w:highlight w:val="cyan"/>
                  <w:rPrChange w:id="324" w:author="Author">
                    <w:rPr>
                      <w:rFonts w:ascii="Cambria Math" w:hAnsi="Cambria Math"/>
                    </w:rPr>
                  </w:rPrChange>
                </w:rPr>
                <m:t>12</m:t>
              </m:r>
            </m:e>
          </m:d>
        </m:oMath>
      </m:oMathPara>
      <w:bookmarkEnd w:id="290"/>
    </w:p>
    <w:p w14:paraId="623FD9F2" w14:textId="2F29E640" w:rsidR="00921ED3" w:rsidRPr="007110B2" w:rsidRDefault="00000000">
      <w:pPr>
        <w:rPr>
          <w:strike/>
          <w:highlight w:val="cyan"/>
          <w:rPrChange w:id="325" w:author="Author">
            <w:rPr/>
          </w:rPrChange>
        </w:rPr>
      </w:pPr>
      <w:r w:rsidRPr="007110B2">
        <w:rPr>
          <w:strike/>
          <w:highlight w:val="cyan"/>
          <w:rPrChange w:id="326" w:author="Author">
            <w:rPr/>
          </w:rPrChange>
        </w:rPr>
        <w:t xml:space="preserve">where </w:t>
      </w:r>
      <m:oMath>
        <m:sSub>
          <m:sSubPr>
            <m:ctrlPr>
              <w:rPr>
                <w:rFonts w:ascii="Cambria Math" w:hAnsi="Cambria Math"/>
                <w:strike/>
                <w:highlight w:val="cyan"/>
              </w:rPr>
            </m:ctrlPr>
          </m:sSubPr>
          <m:e>
            <m:r>
              <w:rPr>
                <w:rFonts w:ascii="Cambria Math" w:hAnsi="Cambria Math"/>
                <w:strike/>
                <w:highlight w:val="cyan"/>
                <w:rPrChange w:id="327" w:author="Author">
                  <w:rPr>
                    <w:rFonts w:ascii="Cambria Math" w:hAnsi="Cambria Math"/>
                  </w:rPr>
                </w:rPrChange>
              </w:rPr>
              <m:t>β</m:t>
            </m:r>
          </m:e>
          <m:sub>
            <m:r>
              <w:rPr>
                <w:rFonts w:ascii="Cambria Math" w:hAnsi="Cambria Math"/>
                <w:strike/>
                <w:highlight w:val="cyan"/>
                <w:rPrChange w:id="328" w:author="Author">
                  <w:rPr>
                    <w:rFonts w:ascii="Cambria Math" w:hAnsi="Cambria Math"/>
                  </w:rPr>
                </w:rPrChange>
              </w:rPr>
              <m:t>2</m:t>
            </m:r>
          </m:sub>
        </m:sSub>
      </m:oMath>
      <w:r w:rsidRPr="007110B2">
        <w:rPr>
          <w:strike/>
          <w:highlight w:val="cyan"/>
          <w:rPrChange w:id="329" w:author="Author">
            <w:rPr/>
          </w:rPrChange>
        </w:rPr>
        <w:t xml:space="preserve"> captures the curvature of the relationship between inflation and RPD. The optimal inflation rate that minimi</w:t>
      </w:r>
      <w:ins w:id="330" w:author="Author">
        <w:r w:rsidR="006D16FA" w:rsidRPr="007110B2">
          <w:rPr>
            <w:strike/>
            <w:highlight w:val="cyan"/>
            <w:rPrChange w:id="331" w:author="Author">
              <w:rPr/>
            </w:rPrChange>
          </w:rPr>
          <w:t>s</w:t>
        </w:r>
      </w:ins>
      <w:del w:id="332" w:author="Author">
        <w:r w:rsidRPr="007110B2" w:rsidDel="006D16FA">
          <w:rPr>
            <w:strike/>
            <w:highlight w:val="cyan"/>
            <w:rPrChange w:id="333" w:author="Author">
              <w:rPr/>
            </w:rPrChange>
          </w:rPr>
          <w:delText>z</w:delText>
        </w:r>
      </w:del>
      <w:r w:rsidRPr="007110B2">
        <w:rPr>
          <w:strike/>
          <w:highlight w:val="cyan"/>
          <w:rPrChange w:id="334" w:author="Author">
            <w:rPr/>
          </w:rPrChange>
        </w:rPr>
        <w:t xml:space="preserve">es RPD can be derived by taking the first derivative of the equation with respect to </w:t>
      </w:r>
      <w:commentRangeStart w:id="335"/>
      <m:oMath>
        <m:sSub>
          <m:sSubPr>
            <m:ctrlPr>
              <w:rPr>
                <w:rFonts w:ascii="Cambria Math" w:hAnsi="Cambria Math"/>
                <w:strike/>
                <w:highlight w:val="cyan"/>
              </w:rPr>
            </m:ctrlPr>
          </m:sSubPr>
          <m:e>
            <m:r>
              <w:rPr>
                <w:rFonts w:ascii="Cambria Math" w:hAnsi="Cambria Math"/>
                <w:strike/>
                <w:highlight w:val="cyan"/>
                <w:rPrChange w:id="336" w:author="Author">
                  <w:rPr>
                    <w:rFonts w:ascii="Cambria Math" w:hAnsi="Cambria Math"/>
                  </w:rPr>
                </w:rPrChange>
              </w:rPr>
              <m:t>π</m:t>
            </m:r>
          </m:e>
          <m:sub>
            <m:r>
              <w:rPr>
                <w:rFonts w:ascii="Cambria Math" w:hAnsi="Cambria Math"/>
                <w:strike/>
                <w:highlight w:val="cyan"/>
                <w:rPrChange w:id="337" w:author="Author">
                  <w:rPr>
                    <w:rFonts w:ascii="Cambria Math" w:hAnsi="Cambria Math"/>
                  </w:rPr>
                </w:rPrChange>
              </w:rPr>
              <m:t>t</m:t>
            </m:r>
          </m:sub>
        </m:sSub>
      </m:oMath>
      <w:commentRangeEnd w:id="335"/>
      <w:r w:rsidR="00CC51A7" w:rsidRPr="007110B2">
        <w:rPr>
          <w:rStyle w:val="CommentReference"/>
          <w:strike/>
          <w:sz w:val="24"/>
          <w:szCs w:val="22"/>
          <w:highlight w:val="cyan"/>
          <w:rPrChange w:id="338" w:author="Author">
            <w:rPr>
              <w:rStyle w:val="CommentReference"/>
              <w:sz w:val="24"/>
              <w:szCs w:val="22"/>
            </w:rPr>
          </w:rPrChange>
        </w:rPr>
        <w:commentReference w:id="335"/>
      </w:r>
      <w:r w:rsidRPr="007110B2">
        <w:rPr>
          <w:strike/>
          <w:highlight w:val="cyan"/>
          <w:rPrChange w:id="339" w:author="Author">
            <w:rPr/>
          </w:rPrChange>
        </w:rPr>
        <w:t xml:space="preserve"> and setting it to zero, yielding:</w:t>
      </w:r>
    </w:p>
    <w:bookmarkStart w:id="340" w:name="eq-optimal_inflation"/>
    <w:p w14:paraId="46991020" w14:textId="77777777" w:rsidR="00921ED3" w:rsidRPr="00205DA0" w:rsidRDefault="00000000">
      <w:pPr>
        <w:pStyle w:val="BodyText"/>
      </w:pPr>
      <m:oMathPara>
        <m:oMathParaPr>
          <m:jc m:val="center"/>
        </m:oMathParaPr>
        <m:oMath>
          <m:sSubSup>
            <m:sSubSupPr>
              <m:ctrlPr>
                <w:rPr>
                  <w:rFonts w:ascii="Cambria Math" w:hAnsi="Cambria Math"/>
                  <w:strike/>
                  <w:highlight w:val="cyan"/>
                </w:rPr>
              </m:ctrlPr>
            </m:sSubSupPr>
            <m:e>
              <m:r>
                <w:rPr>
                  <w:rFonts w:ascii="Cambria Math" w:hAnsi="Cambria Math"/>
                  <w:strike/>
                  <w:highlight w:val="cyan"/>
                  <w:rPrChange w:id="341" w:author="Author">
                    <w:rPr>
                      <w:rFonts w:ascii="Cambria Math" w:hAnsi="Cambria Math"/>
                    </w:rPr>
                  </w:rPrChange>
                </w:rPr>
                <m:t>π</m:t>
              </m:r>
            </m:e>
            <m:sub>
              <m:r>
                <w:rPr>
                  <w:rFonts w:ascii="Cambria Math" w:hAnsi="Cambria Math"/>
                  <w:strike/>
                  <w:highlight w:val="cyan"/>
                  <w:rPrChange w:id="342" w:author="Author">
                    <w:rPr>
                      <w:rFonts w:ascii="Cambria Math" w:hAnsi="Cambria Math"/>
                    </w:rPr>
                  </w:rPrChange>
                </w:rPr>
                <m:t>t</m:t>
              </m:r>
            </m:sub>
            <m:sup>
              <m:r>
                <m:rPr>
                  <m:sty m:val="p"/>
                </m:rPr>
                <w:rPr>
                  <w:rFonts w:ascii="Cambria Math" w:hAnsi="Cambria Math"/>
                  <w:strike/>
                  <w:highlight w:val="cyan"/>
                  <w:rPrChange w:id="343" w:author="Author">
                    <w:rPr>
                      <w:rFonts w:ascii="Cambria Math" w:hAnsi="Cambria Math"/>
                    </w:rPr>
                  </w:rPrChange>
                </w:rPr>
                <m:t>*</m:t>
              </m:r>
            </m:sup>
          </m:sSubSup>
          <m:r>
            <m:rPr>
              <m:sty m:val="p"/>
            </m:rPr>
            <w:rPr>
              <w:rFonts w:ascii="Cambria Math" w:hAnsi="Cambria Math"/>
              <w:strike/>
              <w:highlight w:val="cyan"/>
              <w:rPrChange w:id="344" w:author="Author">
                <w:rPr>
                  <w:rFonts w:ascii="Cambria Math" w:hAnsi="Cambria Math"/>
                </w:rPr>
              </w:rPrChange>
            </w:rPr>
            <m:t>=-</m:t>
          </m:r>
          <m:f>
            <m:fPr>
              <m:ctrlPr>
                <w:rPr>
                  <w:rFonts w:ascii="Cambria Math" w:hAnsi="Cambria Math"/>
                  <w:strike/>
                  <w:highlight w:val="cyan"/>
                </w:rPr>
              </m:ctrlPr>
            </m:fPr>
            <m:num>
              <m:r>
                <w:rPr>
                  <w:rFonts w:ascii="Cambria Math" w:hAnsi="Cambria Math"/>
                  <w:strike/>
                  <w:highlight w:val="cyan"/>
                  <w:rPrChange w:id="345" w:author="Author">
                    <w:rPr>
                      <w:rFonts w:ascii="Cambria Math" w:hAnsi="Cambria Math"/>
                    </w:rPr>
                  </w:rPrChange>
                </w:rPr>
                <m:t>1</m:t>
              </m:r>
            </m:num>
            <m:den>
              <m:r>
                <w:rPr>
                  <w:rFonts w:ascii="Cambria Math" w:hAnsi="Cambria Math"/>
                  <w:strike/>
                  <w:highlight w:val="cyan"/>
                  <w:rPrChange w:id="346" w:author="Author">
                    <w:rPr>
                      <w:rFonts w:ascii="Cambria Math" w:hAnsi="Cambria Math"/>
                    </w:rPr>
                  </w:rPrChange>
                </w:rPr>
                <m:t>2</m:t>
              </m:r>
              <m:sSub>
                <m:sSubPr>
                  <m:ctrlPr>
                    <w:rPr>
                      <w:rFonts w:ascii="Cambria Math" w:hAnsi="Cambria Math"/>
                      <w:strike/>
                      <w:highlight w:val="cyan"/>
                    </w:rPr>
                  </m:ctrlPr>
                </m:sSubPr>
                <m:e>
                  <m:r>
                    <w:rPr>
                      <w:rFonts w:ascii="Cambria Math" w:hAnsi="Cambria Math"/>
                      <w:strike/>
                      <w:highlight w:val="cyan"/>
                      <w:rPrChange w:id="347" w:author="Author">
                        <w:rPr>
                          <w:rFonts w:ascii="Cambria Math" w:hAnsi="Cambria Math"/>
                        </w:rPr>
                      </w:rPrChange>
                    </w:rPr>
                    <m:t>β</m:t>
                  </m:r>
                </m:e>
                <m:sub>
                  <m:r>
                    <w:rPr>
                      <w:rFonts w:ascii="Cambria Math" w:hAnsi="Cambria Math"/>
                      <w:strike/>
                      <w:highlight w:val="cyan"/>
                      <w:rPrChange w:id="348" w:author="Author">
                        <w:rPr>
                          <w:rFonts w:ascii="Cambria Math" w:hAnsi="Cambria Math"/>
                        </w:rPr>
                      </w:rPrChange>
                    </w:rPr>
                    <m:t>2</m:t>
                  </m:r>
                </m:sub>
              </m:sSub>
            </m:den>
          </m:f>
          <m:r>
            <m:rPr>
              <m:sty m:val="p"/>
            </m:rPr>
            <w:rPr>
              <w:rFonts w:ascii="Cambria Math" w:hAnsi="Cambria Math"/>
              <w:strike/>
              <w:highlight w:val="cyan"/>
              <w:rPrChange w:id="349" w:author="Author">
                <w:rPr>
                  <w:rFonts w:ascii="Cambria Math" w:hAnsi="Cambria Math"/>
                </w:rPr>
              </w:rPrChange>
            </w:rPr>
            <m:t>.</m:t>
          </m:r>
          <m:r>
            <w:rPr>
              <w:rFonts w:ascii="Cambria Math" w:hAnsi="Cambria Math"/>
              <w:strike/>
              <w:highlight w:val="cyan"/>
              <w:rPrChange w:id="350" w:author="Author">
                <w:rPr>
                  <w:rFonts w:ascii="Cambria Math" w:hAnsi="Cambria Math"/>
                </w:rPr>
              </w:rPrChange>
            </w:rPr>
            <m:t>  </m:t>
          </m:r>
          <m:d>
            <m:dPr>
              <m:ctrlPr>
                <w:rPr>
                  <w:rFonts w:ascii="Cambria Math" w:hAnsi="Cambria Math"/>
                  <w:strike/>
                  <w:highlight w:val="cyan"/>
                </w:rPr>
              </m:ctrlPr>
            </m:dPr>
            <m:e>
              <m:r>
                <w:rPr>
                  <w:rFonts w:ascii="Cambria Math" w:hAnsi="Cambria Math"/>
                  <w:strike/>
                  <w:highlight w:val="cyan"/>
                  <w:rPrChange w:id="351" w:author="Author">
                    <w:rPr>
                      <w:rFonts w:ascii="Cambria Math" w:hAnsi="Cambria Math"/>
                    </w:rPr>
                  </w:rPrChange>
                </w:rPr>
                <m:t>13</m:t>
              </m:r>
              <w:commentRangeStart w:id="352"/>
              <w:commentRangeEnd w:id="352"/>
              <m:r>
                <m:rPr>
                  <m:sty m:val="p"/>
                </m:rPr>
                <w:rPr>
                  <w:rStyle w:val="CommentReference"/>
                  <w:rFonts w:ascii="Cambria Math" w:hAnsi="Cambria Math"/>
                  <w:strike/>
                  <w:sz w:val="24"/>
                  <w:szCs w:val="20"/>
                  <w:highlight w:val="cyan"/>
                </w:rPr>
                <w:commentReference w:id="352"/>
              </m:r>
            </m:e>
          </m:d>
        </m:oMath>
      </m:oMathPara>
      <w:bookmarkEnd w:id="340"/>
    </w:p>
    <w:p w14:paraId="790C7516" w14:textId="2A7D9DC0" w:rsidR="00921ED3" w:rsidRDefault="00000000">
      <w:r>
        <w:t xml:space="preserve">To estimate this optimal </w:t>
      </w:r>
      <w:r w:rsidR="008555AC">
        <w:t>inflation,</w:t>
      </w:r>
      <w:r>
        <w:t xml:space="preserve"> we implement a semi parametric approach as follows:</w:t>
      </w:r>
    </w:p>
    <w:p w14:paraId="6DF4C88C" w14:textId="77777777" w:rsidR="00921ED3" w:rsidRDefault="00000000">
      <w:pPr>
        <w:pStyle w:val="BodyText"/>
      </w:pPr>
      <w:bookmarkStart w:id="353" w:name="eq-rpd_semi_parametric_f"/>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353"/>
    </w:p>
    <w:p w14:paraId="62BE90ED" w14:textId="12C76FDB" w:rsidR="00921ED3" w:rsidRDefault="00000000">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a non-linear smooth differentiable function of inflation and the RPD. Therefore, the optimal inflation rate can be obtained by finding the minimum of the </w:t>
      </w:r>
      <w:r>
        <w:lastRenderedPageBreak/>
        <w:t xml:space="preserve">estimated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in two stages. </w:t>
      </w:r>
      <w:r w:rsidR="008555AC">
        <w:t>First,</w:t>
      </w:r>
      <w:r>
        <w:t xml:space="preserve"> we estimate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as follows:</w:t>
      </w:r>
    </w:p>
    <w:p w14:paraId="43CACDDB" w14:textId="77777777" w:rsidR="00921ED3" w:rsidRDefault="00000000">
      <w:pPr>
        <w:pStyle w:val="BodyText"/>
      </w:pPr>
      <w:bookmarkStart w:id="354" w:name="eq-rpd_semi_parametric_stage1"/>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h</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354"/>
    </w:p>
    <w:p w14:paraId="56482AC4" w14:textId="77777777" w:rsidR="00921ED3" w:rsidRDefault="00000000">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oMath>
      <w:r>
        <w:t xml:space="preserve"> are the residuals from a non-parametric regression of each lag of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In the second stage, we estimate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non-parametrically as follows:</w:t>
      </w:r>
    </w:p>
    <w:bookmarkStart w:id="355" w:name="eq-rpd_semi_parametric_stage2"/>
    <w:p w14:paraId="299D83BC" w14:textId="77777777" w:rsidR="00921ED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bookmarkEnd w:id="355"/>
    </w:p>
    <w:p w14:paraId="1AD397AB" w14:textId="2B3F7474" w:rsidR="00921ED3" w:rsidRDefault="00000000">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oMath>
      <w:r>
        <w:t xml:space="preserve"> are the residuals from </w:t>
      </w:r>
      <w:r w:rsidRPr="007E1401">
        <w:t>Equation 15</w:t>
      </w:r>
      <w:r>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using a kernel regression method. The bandwidth (</w:t>
      </w:r>
      <m:oMath>
        <m:r>
          <w:rPr>
            <w:rFonts w:ascii="Cambria Math" w:hAnsi="Cambria Math"/>
          </w:rPr>
          <m:t>h</m:t>
        </m:r>
      </m:oMath>
      <w:r>
        <w:t>)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RPD to marginal increases in inflation. In that case, the optimal inflation rate can be obtained by finding the point where the first derivative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equal to zero. Therefore, if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&gt;</m:t>
        </m:r>
        <m:r>
          <w:rPr>
            <w:rFonts w:ascii="Cambria Math" w:hAnsi="Cambria Math"/>
          </w:rPr>
          <m:t>0</m:t>
        </m:r>
      </m:oMath>
      <w:r>
        <w:t xml:space="preser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&lt;</m:t>
        </m:r>
        <m:r>
          <w:rPr>
            <w:rFonts w:ascii="Cambria Math" w:hAnsi="Cambria Math"/>
          </w:rPr>
          <m:t>0</m:t>
        </m:r>
      </m:oMath>
      <w:r>
        <w:t xml:space="preserve">), then an increase in inflation (decrease) leads to an increase (decrease) in the RPD. For robustness we estimate the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with multiple bandwith (</w:t>
      </w:r>
      <m:oMath>
        <m:r>
          <w:rPr>
            <w:rFonts w:ascii="Cambria Math" w:hAnsi="Cambria Math"/>
          </w:rPr>
          <m:t>h</m:t>
        </m:r>
      </m:oMath>
      <w:r>
        <w:t>).</w:t>
      </w:r>
      <w:r>
        <w:rPr>
          <w:rStyle w:val="FootnoteReference"/>
        </w:rPr>
        <w:footnoteReference w:id="6"/>
      </w:r>
    </w:p>
    <w:p w14:paraId="426E42D4" w14:textId="4C42D2FF" w:rsidR="00921ED3" w:rsidRDefault="00000000">
      <w:pPr>
        <w:pStyle w:val="BodyText"/>
      </w:pPr>
      <w:r>
        <w:t xml:space="preserve">To further disentangle the effects of RPD on inflation, we decompose headline inflation into its expected and unexpected components. </w:t>
      </w:r>
      <w:commentRangeStart w:id="356"/>
      <w:r>
        <w:t xml:space="preserve">As discussed in the literature section, for example, theory suggests that inflation uncertainty has a more pronounced effect on RPD </w:t>
      </w:r>
      <w:commentRangeEnd w:id="356"/>
      <w:r w:rsidR="00CD7398">
        <w:rPr>
          <w:rStyle w:val="CommentReference"/>
          <w:sz w:val="24"/>
          <w:szCs w:val="20"/>
        </w:rPr>
        <w:commentReference w:id="356"/>
      </w:r>
      <w:r>
        <w:t>due to information frictions faced by firms when adjusting prices (</w:t>
      </w:r>
      <w:r w:rsidRPr="007E1401">
        <w:t>Lucas 1973</w:t>
      </w:r>
      <w:r>
        <w:t xml:space="preserve">; </w:t>
      </w:r>
      <w:r w:rsidRPr="007E1401">
        <w:t>Hercowitz 1981</w:t>
      </w:r>
      <w:r>
        <w:t xml:space="preserve">; </w:t>
      </w:r>
      <w:r w:rsidRPr="007E1401">
        <w:t>Cukierman 1983</w:t>
      </w:r>
      <w:r>
        <w:t>).</w:t>
      </w:r>
    </w:p>
    <w:p w14:paraId="6628C67B" w14:textId="77777777" w:rsidR="00921ED3" w:rsidRDefault="00000000">
      <w:pPr>
        <w:pStyle w:val="BodyText"/>
      </w:pPr>
      <w:r>
        <w:t>We therefore estimate the following model:</w:t>
      </w:r>
    </w:p>
    <w:p w14:paraId="45534356" w14:textId="77777777" w:rsidR="00921ED3" w:rsidRDefault="00000000">
      <w:pPr>
        <w:pStyle w:val="BodyText"/>
      </w:pPr>
      <w:bookmarkStart w:id="357" w:name="eq-unexpected"/>
      <m:oMathPara>
        <m:oMathParaPr>
          <m:jc m:val="center"/>
        </m:oMathParaPr>
        <m:oMath>
          <m:r>
            <w:rPr>
              <w:rFonts w:ascii="Cambria Math" w:hAnsi="Cambria Math"/>
            </w:rPr>
            <w:lastRenderedPageBreak/>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bookmarkEnd w:id="357"/>
    </w:p>
    <w:p w14:paraId="264B0E3D" w14:textId="688828A2" w:rsidR="00921ED3" w:rsidRDefault="00000000">
      <w:r>
        <w:t xml:space="preserve">where </w:t>
      </w:r>
      <m:oMath>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expected inflation rate,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unexpected inflation rate, and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is a non-linear function of unexpected inflation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We obtain the expected using one-period step ahead forecast of a fitted ARMA model of headline inflation and unexpected inflation as the difference between one-step ahead inflation forecast and actual inflation in the previous period. The estimation of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follows the same two-stage semi-parametric approach outlined in </w:t>
      </w:r>
      <w:r w:rsidRPr="007E1401">
        <w:t>Equation 15</w:t>
      </w:r>
      <w:r>
        <w:t xml:space="preserve"> and </w:t>
      </w:r>
      <w:r w:rsidRPr="007E1401">
        <w:t>Equation 16</w:t>
      </w:r>
      <w:r>
        <w:t xml:space="preserve">. The number of lags is the same as in </w:t>
      </w:r>
      <w:r w:rsidRPr="007E1401">
        <w:t>Equation 10</w:t>
      </w:r>
      <w:r>
        <w:t>.</w:t>
      </w:r>
    </w:p>
    <w:p w14:paraId="286E0564" w14:textId="511EE92D" w:rsidR="00921ED3" w:rsidRDefault="00000000">
      <w:pPr>
        <w:pStyle w:val="BodyText"/>
      </w:pPr>
      <w:r>
        <w:t xml:space="preserve">Lastly, and some-what novel to the RPD literature, we employ a </w:t>
      </w:r>
      <w:r w:rsidR="008555AC">
        <w:t>quantile-on-quantile</w:t>
      </w:r>
      <w:r>
        <w:t xml:space="preserve"> regression approach (</w:t>
      </w:r>
      <w:r w:rsidRPr="007E1401">
        <w:t>Koenker 2017</w:t>
      </w:r>
      <w:r>
        <w:t xml:space="preserve">). Quantile on quantile regressions are robust to outliers and allows us to </w:t>
      </w:r>
      <w:commentRangeStart w:id="358"/>
      <w:r>
        <w:t xml:space="preserve">estimate the regime aspects </w:t>
      </w:r>
      <w:commentRangeEnd w:id="358"/>
      <w:r w:rsidR="008621DA">
        <w:rPr>
          <w:rStyle w:val="CommentReference"/>
          <w:sz w:val="24"/>
          <w:szCs w:val="20"/>
        </w:rPr>
        <w:commentReference w:id="358"/>
      </w:r>
      <w:r>
        <w:t xml:space="preserve">of the relationship between RPD and inflation. For brevity, we explain the </w:t>
      </w:r>
      <w:r w:rsidR="008555AC">
        <w:t>quantile-on-quantile</w:t>
      </w:r>
      <w:r>
        <w:t xml:space="preserve"> estimation procedure in the Appendix.</w:t>
      </w:r>
    </w:p>
    <w:p w14:paraId="1FD18EE5" w14:textId="77777777" w:rsidR="00921ED3" w:rsidRDefault="00000000" w:rsidP="007E1401">
      <w:pPr>
        <w:pStyle w:val="Heading1"/>
      </w:pPr>
      <w:bookmarkStart w:id="359" w:name="main-results"/>
      <w:bookmarkEnd w:id="129"/>
      <w:r>
        <w:t>Main results</w:t>
      </w:r>
    </w:p>
    <w:p w14:paraId="45639832" w14:textId="75D1C983" w:rsidR="00921ED3" w:rsidDel="00205F95" w:rsidRDefault="00000000" w:rsidP="007110B2">
      <w:pPr>
        <w:rPr>
          <w:del w:id="360" w:author="Author"/>
        </w:rPr>
      </w:pPr>
      <w:r>
        <w:t xml:space="preserve">We commence our analysis, by calculating RPD over our sample period. </w:t>
      </w:r>
      <w:r w:rsidRPr="007E1401">
        <w:t>Figure 1</w:t>
      </w:r>
      <w:r>
        <w:t xml:space="preserve"> shows that RPD </w:t>
      </w:r>
      <w:commentRangeStart w:id="361"/>
      <w:r>
        <w:t xml:space="preserve">in South Africa, as expected, follows headline inflation (see </w:t>
      </w:r>
      <w:r w:rsidRPr="007E1401">
        <w:t>Figure 9</w:t>
      </w:r>
      <w:r>
        <w:t xml:space="preserve">). </w:t>
      </w:r>
      <w:commentRangeEnd w:id="361"/>
      <w:r w:rsidR="00874406">
        <w:rPr>
          <w:rStyle w:val="CommentReference"/>
          <w:sz w:val="24"/>
          <w:szCs w:val="22"/>
        </w:rPr>
        <w:commentReference w:id="361"/>
      </w:r>
      <w:r>
        <w:t xml:space="preserve">In other words, in rises in periods of inflation shocks, otherwise settling on a steady </w:t>
      </w:r>
      <w:r w:rsidR="008555AC">
        <w:t>long-term</w:t>
      </w:r>
      <w:r>
        <w:t xml:space="preserve"> level. For example, we see a significant rise in the RPD in the recent COVID-19 inflation shock.</w:t>
      </w:r>
      <w:ins w:id="362" w:author="Author">
        <w:r w:rsidR="00205F95">
          <w:t xml:space="preserve"> </w:t>
        </w:r>
      </w:ins>
    </w:p>
    <w:p w14:paraId="18D28810" w14:textId="5FA3DC8A" w:rsidR="00921ED3" w:rsidRDefault="00000000">
      <w:pPr>
        <w:pPrChange w:id="363" w:author="Author">
          <w:pPr>
            <w:pStyle w:val="BodyText"/>
          </w:pPr>
        </w:pPrChange>
      </w:pPr>
      <w:del w:id="364" w:author="Author">
        <w:r w:rsidDel="00205F95">
          <w:delText>As a precursor to the formal estimation of the RPD</w:delText>
        </w:r>
        <w:r w:rsidDel="000E6F3B">
          <w:delText xml:space="preserve"> </w:delText>
        </w:r>
        <w:r w:rsidDel="00205F95">
          <w:delText xml:space="preserve">inflation relationship, </w:delText>
        </w:r>
      </w:del>
      <w:ins w:id="365" w:author="Author">
        <w:r w:rsidR="00205F95">
          <w:t>I</w:t>
        </w:r>
      </w:ins>
      <w:del w:id="366" w:author="Author">
        <w:r w:rsidDel="00205F95">
          <w:delText>i</w:delText>
        </w:r>
      </w:del>
      <w:r>
        <w:t xml:space="preserve">n </w:t>
      </w:r>
      <w:r w:rsidRPr="007E1401">
        <w:t>Figure 2</w:t>
      </w:r>
      <w:r>
        <w:t xml:space="preserve"> we plot the calculated RPD against headline inflation. Fitting a quadratic polynomial to the data suggests that pre and post 2017, the RPD-inflation relationship was non-linear. Furthermore, the optimal inflation, the lowest point in the quadratic polynomial, was lower post 2017 as compared to </w:t>
      </w:r>
      <w:r w:rsidR="008555AC">
        <w:t>pre-2017</w:t>
      </w:r>
      <w:r>
        <w:t xml:space="preserve">. Therefore, </w:t>
      </w:r>
      <w:r w:rsidRPr="007E1401">
        <w:t>Figure 2</w:t>
      </w:r>
      <w:r>
        <w:t xml:space="preserve"> provides prima facie evidence, </w:t>
      </w:r>
      <w:commentRangeStart w:id="367"/>
      <w:r>
        <w:t>which supports our hypothesis.</w:t>
      </w:r>
      <w:commentRangeEnd w:id="367"/>
      <w:r w:rsidR="00DA1F94">
        <w:rPr>
          <w:rStyle w:val="CommentReference"/>
          <w:sz w:val="24"/>
          <w:szCs w:val="22"/>
        </w:rPr>
        <w:commentReference w:id="367"/>
      </w:r>
    </w:p>
    <w:tbl>
      <w:tblPr>
        <w:tblW w:w="5000" w:type="pct"/>
        <w:tblLayout w:type="fixed"/>
        <w:tblLook w:val="0000" w:firstRow="0" w:lastRow="0" w:firstColumn="0" w:lastColumn="0" w:noHBand="0" w:noVBand="0"/>
      </w:tblPr>
      <w:tblGrid>
        <w:gridCol w:w="9071"/>
      </w:tblGrid>
      <w:tr w:rsidR="00921ED3" w14:paraId="32049E21" w14:textId="77777777">
        <w:tc>
          <w:tcPr>
            <w:tcW w:w="7920" w:type="dxa"/>
          </w:tcPr>
          <w:p w14:paraId="5FBA95BE" w14:textId="77777777" w:rsidR="00921ED3" w:rsidRDefault="00000000">
            <w:pPr>
              <w:jc w:val="center"/>
            </w:pPr>
            <w:bookmarkStart w:id="368" w:name="fig-rpd"/>
            <w:r>
              <w:rPr>
                <w:noProof/>
              </w:rPr>
              <w:lastRenderedPageBreak/>
              <w:drawing>
                <wp:inline distT="0" distB="0" distL="0" distR="0" wp14:anchorId="01F9E8AE" wp14:editId="6B5FFC1A">
                  <wp:extent cx="5753100" cy="215741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flation_relative_price_variance_files/figure-docx/fig-rpd-1.png"/>
                          <pic:cNvPicPr>
                            <a:picLocks noChangeAspect="1" noChangeArrowheads="1"/>
                          </pic:cNvPicPr>
                        </pic:nvPicPr>
                        <pic:blipFill>
                          <a:blip r:embed="rId11"/>
                          <a:stretch>
                            <a:fillRect/>
                          </a:stretch>
                        </pic:blipFill>
                        <pic:spPr bwMode="auto">
                          <a:xfrm>
                            <a:off x="0" y="0"/>
                            <a:ext cx="5753100" cy="2157412"/>
                          </a:xfrm>
                          <a:prstGeom prst="rect">
                            <a:avLst/>
                          </a:prstGeom>
                          <a:noFill/>
                          <a:ln w="9525">
                            <a:noFill/>
                            <a:headEnd/>
                            <a:tailEnd/>
                          </a:ln>
                        </pic:spPr>
                      </pic:pic>
                    </a:graphicData>
                  </a:graphic>
                </wp:inline>
              </w:drawing>
            </w:r>
          </w:p>
          <w:p w14:paraId="140F8240" w14:textId="77777777" w:rsidR="00921ED3" w:rsidRDefault="00000000">
            <w:pPr>
              <w:spacing w:before="200"/>
              <w:jc w:val="left"/>
            </w:pPr>
            <w:r>
              <w:t>Figure 1: RPD over-time</w:t>
            </w:r>
          </w:p>
        </w:tc>
        <w:bookmarkEnd w:id="368"/>
      </w:tr>
      <w:tr w:rsidR="00921ED3" w14:paraId="535157F8" w14:textId="77777777">
        <w:tc>
          <w:tcPr>
            <w:tcW w:w="7920" w:type="dxa"/>
          </w:tcPr>
          <w:p w14:paraId="76331966" w14:textId="77777777" w:rsidR="00921ED3" w:rsidRDefault="00000000">
            <w:pPr>
              <w:jc w:val="center"/>
            </w:pPr>
            <w:bookmarkStart w:id="369" w:name="fig-rpd_inflation"/>
            <w:r>
              <w:rPr>
                <w:noProof/>
              </w:rPr>
              <w:drawing>
                <wp:inline distT="0" distB="0" distL="0" distR="0" wp14:anchorId="5C5767AF" wp14:editId="2031871B">
                  <wp:extent cx="5753100" cy="28765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flation_relative_price_variance_files/figure-docx/fig-rpd_inflation-1.png"/>
                          <pic:cNvPicPr>
                            <a:picLocks noChangeAspect="1" noChangeArrowheads="1"/>
                          </pic:cNvPicPr>
                        </pic:nvPicPr>
                        <pic:blipFill>
                          <a:blip r:embed="rId12"/>
                          <a:stretch>
                            <a:fillRect/>
                          </a:stretch>
                        </pic:blipFill>
                        <pic:spPr bwMode="auto">
                          <a:xfrm>
                            <a:off x="0" y="0"/>
                            <a:ext cx="5753100" cy="2876550"/>
                          </a:xfrm>
                          <a:prstGeom prst="rect">
                            <a:avLst/>
                          </a:prstGeom>
                          <a:noFill/>
                          <a:ln w="9525">
                            <a:noFill/>
                            <a:headEnd/>
                            <a:tailEnd/>
                          </a:ln>
                        </pic:spPr>
                      </pic:pic>
                    </a:graphicData>
                  </a:graphic>
                </wp:inline>
              </w:drawing>
            </w:r>
          </w:p>
          <w:p w14:paraId="21624DDA" w14:textId="77777777" w:rsidR="00921ED3" w:rsidRDefault="00000000">
            <w:pPr>
              <w:spacing w:before="200"/>
              <w:jc w:val="left"/>
            </w:pPr>
            <w:r>
              <w:t>Figure 2: RPD vs Headline Inflation. Note: A quadratic polynomial was fitted on two the data before and after July 2017. This is the period of the first inflation target reform to a mid-point of 4.5 per cent.</w:t>
            </w:r>
          </w:p>
        </w:tc>
        <w:bookmarkEnd w:id="369"/>
      </w:tr>
    </w:tbl>
    <w:p w14:paraId="72A8B2A3" w14:textId="77777777" w:rsidR="00921ED3" w:rsidRDefault="00000000">
      <w:r>
        <w:br w:type="page"/>
      </w:r>
    </w:p>
    <w:p w14:paraId="4CDA067C" w14:textId="507046C3" w:rsidR="00921ED3" w:rsidRDefault="00000000">
      <w:pPr>
        <w:pStyle w:val="BodyText"/>
      </w:pPr>
      <w:commentRangeStart w:id="370"/>
      <w:r>
        <w:lastRenderedPageBreak/>
        <w:t xml:space="preserve">The formal estimation in </w:t>
      </w:r>
      <w:r w:rsidRPr="007E1401">
        <w:t>Table 1</w:t>
      </w:r>
      <w:commentRangeEnd w:id="370"/>
      <w:r w:rsidR="006C49E7">
        <w:rPr>
          <w:rStyle w:val="CommentReference"/>
          <w:sz w:val="24"/>
          <w:szCs w:val="20"/>
        </w:rPr>
        <w:commentReference w:id="370"/>
      </w:r>
      <w:r>
        <w:t xml:space="preserve">, using ordinary least squares of both the linear and quadratic specifications, reveals that indeed the evidence for non-linearity is stronger. </w:t>
      </w:r>
      <w:r w:rsidR="008555AC">
        <w:t>All</w:t>
      </w:r>
      <w:r>
        <w:t xml:space="preserve"> the estimates of the quadratic term (</w:t>
      </w:r>
      <m:oMath>
        <m:sSup>
          <m:sSupPr>
            <m:ctrlPr>
              <w:rPr>
                <w:rFonts w:ascii="Cambria Math" w:hAnsi="Cambria Math"/>
              </w:rPr>
            </m:ctrlPr>
          </m:sSupPr>
          <m:e>
            <m:r>
              <w:rPr>
                <w:rFonts w:ascii="Cambria Math" w:hAnsi="Cambria Math"/>
              </w:rPr>
              <m:t>π</m:t>
            </m:r>
          </m:e>
          <m:sup>
            <m:r>
              <w:rPr>
                <w:rFonts w:ascii="Cambria Math" w:hAnsi="Cambria Math"/>
              </w:rPr>
              <m:t>2</m:t>
            </m:r>
          </m:sup>
        </m:sSup>
      </m:oMath>
      <w:r>
        <w:t xml:space="preserve">) are </w:t>
      </w:r>
      <w:del w:id="371" w:author="Author">
        <w:r w:rsidDel="00C74CA8">
          <w:delText xml:space="preserve">all </w:delText>
        </w:r>
      </w:del>
      <w:r>
        <w:t xml:space="preserve">significant. </w:t>
      </w:r>
      <w:commentRangeStart w:id="372"/>
      <w:r>
        <w:t xml:space="preserve">As noted in the methodology section, this significant is in the presence of estimated </w:t>
      </w:r>
      <w:r w:rsidR="008555AC">
        <w:t>breakpoints</w:t>
      </w:r>
      <w:r>
        <w:t xml:space="preserve"> in the inflation data. </w:t>
      </w:r>
      <w:commentRangeEnd w:id="372"/>
      <w:r w:rsidR="00C74CA8">
        <w:rPr>
          <w:rStyle w:val="CommentReference"/>
          <w:sz w:val="24"/>
          <w:szCs w:val="20"/>
        </w:rPr>
        <w:commentReference w:id="372"/>
      </w:r>
      <w:del w:id="373" w:author="Author">
        <w:r w:rsidDel="00DF55B0">
          <w:delText>Therefore, the next question is wether the estimates of the RPD are stable overtime, or are subject to significant shocks?</w:delText>
        </w:r>
      </w:del>
    </w:p>
    <w:tbl>
      <w:tblPr>
        <w:tblW w:w="5000" w:type="pct"/>
        <w:tblLook w:val="0000" w:firstRow="0" w:lastRow="0" w:firstColumn="0" w:lastColumn="0" w:noHBand="0" w:noVBand="0"/>
      </w:tblPr>
      <w:tblGrid>
        <w:gridCol w:w="9071"/>
      </w:tblGrid>
      <w:tr w:rsidR="00921ED3" w14:paraId="3457F8B8" w14:textId="77777777" w:rsidTr="00CA4D0C">
        <w:tc>
          <w:tcPr>
            <w:tcW w:w="7920" w:type="dxa"/>
          </w:tcPr>
          <w:p w14:paraId="633792D8" w14:textId="77777777" w:rsidR="00921ED3" w:rsidRDefault="00000000">
            <w:pPr>
              <w:spacing w:before="200"/>
              <w:jc w:val="left"/>
            </w:pPr>
            <w:bookmarkStart w:id="374" w:name="tbl-base_regression"/>
            <w:r>
              <w:t>Table 1: Baseline regressions</w:t>
            </w:r>
          </w:p>
          <w:tbl>
            <w:tblPr>
              <w:tblW w:w="5000" w:type="pct"/>
              <w:tblLook w:val="0420" w:firstRow="1" w:lastRow="0" w:firstColumn="0" w:lastColumn="0" w:noHBand="0" w:noVBand="1"/>
            </w:tblPr>
            <w:tblGrid>
              <w:gridCol w:w="932"/>
              <w:gridCol w:w="1640"/>
              <w:gridCol w:w="848"/>
              <w:gridCol w:w="991"/>
              <w:gridCol w:w="1417"/>
              <w:gridCol w:w="1558"/>
              <w:gridCol w:w="1449"/>
            </w:tblGrid>
            <w:tr w:rsidR="00921ED3" w14:paraId="0AFAFE7C" w14:textId="77777777" w:rsidTr="00CA4D0C">
              <w:trPr>
                <w:tblHeader/>
              </w:trPr>
              <w:tc>
                <w:tcPr>
                  <w:tcW w:w="527"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09537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 xml:space="preserve"> </w:t>
                  </w:r>
                </w:p>
              </w:tc>
              <w:tc>
                <w:tcPr>
                  <w:tcW w:w="9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ED3E4C2"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w:t>
                  </w:r>
                </w:p>
              </w:tc>
              <w:tc>
                <w:tcPr>
                  <w:tcW w:w="48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1FBA8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w:t>
                  </w:r>
                </w:p>
              </w:tc>
              <w:tc>
                <w:tcPr>
                  <w:tcW w:w="56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E89FD9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w:t>
                  </w:r>
                </w:p>
              </w:tc>
              <w:tc>
                <w:tcPr>
                  <w:tcW w:w="80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ED1E1C4"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 Squared Inflation</w:t>
                  </w:r>
                </w:p>
              </w:tc>
              <w:tc>
                <w:tcPr>
                  <w:tcW w:w="8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4CF159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 Squared Inflation</w:t>
                  </w:r>
                </w:p>
              </w:tc>
              <w:tc>
                <w:tcPr>
                  <w:tcW w:w="8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77BFF39"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 Squared Inflation</w:t>
                  </w:r>
                </w:p>
              </w:tc>
            </w:tr>
            <w:tr w:rsidR="00921ED3" w14:paraId="340C05EF" w14:textId="77777777" w:rsidTr="00CA4D0C">
              <w:tc>
                <w:tcPr>
                  <w:tcW w:w="527"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01872E"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t</m:t>
                          </m:r>
                        </m:sub>
                      </m:sSub>
                    </m:oMath>
                  </m:oMathPara>
                </w:p>
              </w:tc>
              <w:tc>
                <w:tcPr>
                  <w:tcW w:w="9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BC9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48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4BD8C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0.009 </w:t>
                  </w:r>
                </w:p>
              </w:tc>
              <w:tc>
                <w:tcPr>
                  <w:tcW w:w="56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C900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0.032***</w:t>
                  </w:r>
                </w:p>
              </w:tc>
              <w:tc>
                <w:tcPr>
                  <w:tcW w:w="80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1F21E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-0.046 </w:t>
                  </w:r>
                </w:p>
              </w:tc>
              <w:tc>
                <w:tcPr>
                  <w:tcW w:w="8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65B2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-0.104 </w:t>
                  </w:r>
                </w:p>
              </w:tc>
              <w:tc>
                <w:tcPr>
                  <w:tcW w:w="8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7344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-0.033 </w:t>
                  </w:r>
                </w:p>
              </w:tc>
            </w:tr>
            <w:tr w:rsidR="00921ED3" w14:paraId="57F9DD52"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4C7E8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Sup>
                        <m:sSubSupPr>
                          <m:ctrlPr>
                            <w:rPr>
                              <w:rFonts w:ascii="Cambria Math" w:hAnsi="Cambria Math"/>
                              <w:sz w:val="16"/>
                              <w:szCs w:val="16"/>
                            </w:rPr>
                          </m:ctrlPr>
                        </m:sSubSupPr>
                        <m:e>
                          <m:r>
                            <w:rPr>
                              <w:rFonts w:ascii="Cambria Math" w:hAnsi="Cambria Math"/>
                              <w:sz w:val="16"/>
                              <w:szCs w:val="16"/>
                            </w:rPr>
                            <m:t>π</m:t>
                          </m:r>
                        </m:e>
                        <m:sub>
                          <m:r>
                            <w:rPr>
                              <w:rFonts w:ascii="Cambria Math" w:hAnsi="Cambria Math"/>
                              <w:sz w:val="16"/>
                              <w:szCs w:val="16"/>
                            </w:rPr>
                            <m:t>t</m:t>
                          </m:r>
                        </m:sub>
                        <m:sup>
                          <m:r>
                            <w:rPr>
                              <w:rFonts w:ascii="Cambria Math" w:hAnsi="Cambria Math"/>
                              <w:sz w:val="16"/>
                              <w:szCs w:val="16"/>
                            </w:rPr>
                            <m:t>2</m:t>
                          </m:r>
                        </m:sup>
                      </m:sSubSup>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9E3584"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77DF3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BA5D9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6A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0.006*</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B537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0.011*</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2EA1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0.007*</w:t>
                  </w:r>
                </w:p>
              </w:tc>
            </w:tr>
            <w:tr w:rsidR="00921ED3" w14:paraId="5663C288"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AC66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t-3</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F2D8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0.244***</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59DA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0.173*</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2803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0.248**</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0CFD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0.234***</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EA2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0.154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53A8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0.209**</w:t>
                  </w:r>
                </w:p>
              </w:tc>
            </w:tr>
            <w:tr w:rsidR="00921ED3" w14:paraId="3C1EE0E4"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2ACF3F"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5D76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-0.382***</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9EE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-0.14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F9B4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-0.645***</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828D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-0.363***</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EB4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-0.111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1D61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-0.609***</w:t>
                  </w:r>
                </w:p>
              </w:tc>
            </w:tr>
            <w:tr w:rsidR="00921ED3" w14:paraId="0738AAA0"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664E6"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t-1</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797C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1.039***</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A68C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0.896***</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59B7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1.116***</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F3FF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1.017***</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A3CA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0.864***</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549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1.063***</w:t>
                  </w:r>
                </w:p>
              </w:tc>
            </w:tr>
            <w:tr w:rsidR="00921ED3" w14:paraId="2C442FF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F66CC1"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2022m8</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B6FD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2926F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C7D1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0.024 </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CC69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-0.001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F4702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E88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r>
            <w:tr w:rsidR="00921ED3" w14:paraId="6DC0DB0F"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F0C7F5"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2020m2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E8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7708C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830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-0.213**</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8B79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-0.106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D03CE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BC52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-0.205**</w:t>
                  </w:r>
                </w:p>
              </w:tc>
            </w:tr>
            <w:tr w:rsidR="00921ED3" w14:paraId="3375A1A3"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A0B9D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2017m7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0592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0.156*</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CCFB4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00E6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C4A5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0.161*</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1418FD"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0F7E8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3051453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6C4A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2014m7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731D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-0.098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4820F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-0.087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26817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42BB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-0.105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0FE0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-0.096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2B5B1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7EE008EC"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D8FEA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2011m12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AD7A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0.042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4BC3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90B58B"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917B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0.047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37D31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0.037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AA0DCC"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4E5893C4" w14:textId="77777777" w:rsidTr="00CA4D0C">
              <w:tc>
                <w:tcPr>
                  <w:tcW w:w="527"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3C34050"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C</m:t>
                      </m:r>
                    </m:oMath>
                  </m:oMathPara>
                </w:p>
              </w:tc>
              <w:tc>
                <w:tcPr>
                  <w:tcW w:w="9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4874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0.044 </w:t>
                  </w:r>
                </w:p>
              </w:tc>
              <w:tc>
                <w:tcPr>
                  <w:tcW w:w="48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437A0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c>
                <w:tcPr>
                  <w:tcW w:w="56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1879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0.117***</w:t>
                  </w:r>
                </w:p>
              </w:tc>
              <w:tc>
                <w:tcPr>
                  <w:tcW w:w="80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70B48D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0.184**</w:t>
                  </w:r>
                </w:p>
              </w:tc>
              <w:tc>
                <w:tcPr>
                  <w:tcW w:w="8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F6AA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0.326*</w:t>
                  </w:r>
                </w:p>
              </w:tc>
              <w:tc>
                <w:tcPr>
                  <w:tcW w:w="8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FF468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0.304**</w:t>
                  </w:r>
                </w:p>
              </w:tc>
            </w:tr>
            <w:tr w:rsidR="00921ED3" w14:paraId="54F8C021" w14:textId="77777777" w:rsidTr="00CA4D0C">
              <w:tc>
                <w:tcPr>
                  <w:tcW w:w="5000" w:type="pct"/>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29AD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Note: *** = p value &lt; 0.01, ** = 0.01 &lt; p value &lt; 0.05, * = 0.05 &lt; p value &lt; 0.1.</w:t>
                  </w:r>
                </w:p>
              </w:tc>
            </w:tr>
            <w:bookmarkEnd w:id="374"/>
          </w:tbl>
          <w:p w14:paraId="65EF9C9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502A984D" w14:textId="77777777" w:rsidR="00CA4D0C" w:rsidRDefault="00CA4D0C">
      <w:pPr>
        <w:pStyle w:val="BodyText"/>
      </w:pPr>
    </w:p>
    <w:p w14:paraId="2DED81D6" w14:textId="10682614" w:rsidR="00921ED3" w:rsidRDefault="00DF55B0">
      <w:pPr>
        <w:pStyle w:val="BodyText"/>
      </w:pPr>
      <w:ins w:id="375" w:author="Author">
        <w:r>
          <w:t xml:space="preserve">The next question is whether </w:t>
        </w:r>
        <w:commentRangeStart w:id="376"/>
        <w:r>
          <w:t xml:space="preserve">estimates of the RPD </w:t>
        </w:r>
      </w:ins>
      <w:commentRangeEnd w:id="376"/>
      <w:r w:rsidR="00CE25FB">
        <w:rPr>
          <w:rStyle w:val="CommentReference"/>
          <w:sz w:val="24"/>
          <w:szCs w:val="20"/>
        </w:rPr>
        <w:commentReference w:id="376"/>
      </w:r>
      <w:ins w:id="377" w:author="Author">
        <w:r>
          <w:t>are stable overtime</w:t>
        </w:r>
        <w:r w:rsidR="00AA1157">
          <w:t>.</w:t>
        </w:r>
        <w:r w:rsidR="00CE25FB">
          <w:t xml:space="preserve"> </w:t>
        </w:r>
      </w:ins>
      <w:r>
        <w:t xml:space="preserve">In </w:t>
      </w:r>
      <w:r w:rsidRPr="007E1401">
        <w:t>Figure 3</w:t>
      </w:r>
      <w:r>
        <w:t xml:space="preserve"> and </w:t>
      </w:r>
      <w:r w:rsidRPr="007E1401">
        <w:t>Figure 4</w:t>
      </w:r>
      <w:r>
        <w:t xml:space="preserve"> we estimate the rolling and </w:t>
      </w:r>
      <w:commentRangeStart w:id="378"/>
      <w:r>
        <w:t xml:space="preserve">recursive </w:t>
      </w:r>
      <w:commentRangeStart w:id="379"/>
      <w:r>
        <w:t>estimates</w:t>
      </w:r>
      <w:del w:id="380" w:author="Author">
        <w:r w:rsidDel="00CE25FB">
          <w:delText>.</w:delText>
        </w:r>
      </w:del>
      <w:r>
        <w:t xml:space="preserve"> </w:t>
      </w:r>
      <w:commentRangeEnd w:id="379"/>
      <w:r w:rsidR="00CE25FB">
        <w:rPr>
          <w:rStyle w:val="CommentReference"/>
          <w:sz w:val="24"/>
          <w:szCs w:val="20"/>
        </w:rPr>
        <w:commentReference w:id="379"/>
      </w:r>
      <w:commentRangeEnd w:id="378"/>
      <w:r w:rsidR="007B5F93">
        <w:rPr>
          <w:rStyle w:val="CommentReference"/>
          <w:sz w:val="24"/>
          <w:szCs w:val="20"/>
        </w:rPr>
        <w:commentReference w:id="378"/>
      </w:r>
      <w:ins w:id="381" w:author="Author">
        <w:r w:rsidR="00CE25FB">
          <w:t xml:space="preserve">with </w:t>
        </w:r>
      </w:ins>
      <w:r w:rsidR="008555AC">
        <w:t>24- and 60-month</w:t>
      </w:r>
      <w:r>
        <w:t xml:space="preserve"> windows</w:t>
      </w:r>
      <w:del w:id="382" w:author="Author">
        <w:r w:rsidDel="00A7791F">
          <w:delText xml:space="preserve"> </w:delText>
        </w:r>
        <w:r w:rsidDel="00CE25FB">
          <w:delText>are implemented for the rolling window estimation</w:delText>
        </w:r>
      </w:del>
      <w:r>
        <w:t xml:space="preserve">. The results of both methods suggest a </w:t>
      </w:r>
      <w:commentRangeStart w:id="383"/>
      <w:r>
        <w:t>dynamic relationship with periods of strong significance</w:t>
      </w:r>
      <w:commentRangeEnd w:id="383"/>
      <w:r w:rsidR="005C0B83">
        <w:rPr>
          <w:rStyle w:val="CommentReference"/>
          <w:sz w:val="24"/>
          <w:szCs w:val="20"/>
        </w:rPr>
        <w:commentReference w:id="383"/>
      </w:r>
      <w:r>
        <w:t xml:space="preserve">. In the </w:t>
      </w:r>
      <w:commentRangeStart w:id="384"/>
      <w:r>
        <w:t>main</w:t>
      </w:r>
      <w:commentRangeEnd w:id="384"/>
      <w:r w:rsidR="00821139">
        <w:rPr>
          <w:rStyle w:val="CommentReference"/>
          <w:sz w:val="24"/>
          <w:szCs w:val="20"/>
        </w:rPr>
        <w:commentReference w:id="384"/>
      </w:r>
      <w:r>
        <w:t xml:space="preserve">, we observe a positive response of RPD to a 1 percentage point change in headline inflation. </w:t>
      </w:r>
      <w:commentRangeStart w:id="385"/>
      <w:commentRangeStart w:id="386"/>
      <w:r>
        <w:t xml:space="preserve">This dynamic relationship </w:t>
      </w:r>
      <w:r w:rsidR="008555AC">
        <w:t>further</w:t>
      </w:r>
      <w:r>
        <w:t xml:space="preserve"> builds the case for a U-shaped relationship.</w:t>
      </w:r>
      <w:commentRangeEnd w:id="385"/>
      <w:r w:rsidR="005C147F">
        <w:rPr>
          <w:rStyle w:val="CommentReference"/>
          <w:sz w:val="24"/>
          <w:szCs w:val="20"/>
        </w:rPr>
        <w:commentReference w:id="385"/>
      </w:r>
      <w:commentRangeEnd w:id="386"/>
      <w:r w:rsidR="00855899">
        <w:rPr>
          <w:rStyle w:val="CommentReference"/>
          <w:sz w:val="24"/>
          <w:szCs w:val="20"/>
        </w:rPr>
        <w:commentReference w:id="386"/>
      </w:r>
    </w:p>
    <w:tbl>
      <w:tblPr>
        <w:tblW w:w="5000" w:type="pct"/>
        <w:tblLayout w:type="fixed"/>
        <w:tblLook w:val="0000" w:firstRow="0" w:lastRow="0" w:firstColumn="0" w:lastColumn="0" w:noHBand="0" w:noVBand="0"/>
      </w:tblPr>
      <w:tblGrid>
        <w:gridCol w:w="9071"/>
      </w:tblGrid>
      <w:tr w:rsidR="00921ED3" w14:paraId="5E62A350" w14:textId="77777777">
        <w:tc>
          <w:tcPr>
            <w:tcW w:w="7920" w:type="dxa"/>
          </w:tcPr>
          <w:p w14:paraId="0B9AC42A" w14:textId="77777777" w:rsidR="00921ED3" w:rsidRDefault="00000000">
            <w:pPr>
              <w:jc w:val="center"/>
            </w:pPr>
            <w:bookmarkStart w:id="387" w:name="fig-rolling_coefficients"/>
            <w:r>
              <w:rPr>
                <w:noProof/>
              </w:rPr>
              <w:lastRenderedPageBreak/>
              <w:drawing>
                <wp:inline distT="0" distB="0" distL="0" distR="0" wp14:anchorId="2718EB2E" wp14:editId="02030B6C">
                  <wp:extent cx="5753100" cy="359568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nflation_relative_price_variance_files/figure-docx/fig-rolling_coefficients-1.png"/>
                          <pic:cNvPicPr>
                            <a:picLocks noChangeAspect="1" noChangeArrowheads="1"/>
                          </pic:cNvPicPr>
                        </pic:nvPicPr>
                        <pic:blipFill>
                          <a:blip r:embed="rId13"/>
                          <a:stretch>
                            <a:fillRect/>
                          </a:stretch>
                        </pic:blipFill>
                        <pic:spPr bwMode="auto">
                          <a:xfrm>
                            <a:off x="0" y="0"/>
                            <a:ext cx="5753100" cy="3595687"/>
                          </a:xfrm>
                          <a:prstGeom prst="rect">
                            <a:avLst/>
                          </a:prstGeom>
                          <a:noFill/>
                          <a:ln w="9525">
                            <a:noFill/>
                            <a:headEnd/>
                            <a:tailEnd/>
                          </a:ln>
                        </pic:spPr>
                      </pic:pic>
                    </a:graphicData>
                  </a:graphic>
                </wp:inline>
              </w:drawing>
            </w:r>
          </w:p>
          <w:p w14:paraId="4B64356E" w14:textId="19ED518A" w:rsidR="00921ED3" w:rsidRDefault="00000000">
            <w:pPr>
              <w:spacing w:before="200"/>
              <w:jc w:val="left"/>
            </w:pPr>
            <w:commentRangeStart w:id="388"/>
            <w:r>
              <w:t xml:space="preserve">Figure 3: Rolling regressions. Note: t-statistics </w:t>
            </w:r>
            <w:del w:id="389" w:author="Author">
              <w:r w:rsidDel="00F66EF1">
                <w:delText xml:space="preserve">of </w:delText>
              </w:r>
            </w:del>
            <w:r>
              <w:t xml:space="preserve">greater (or less) than 1.96 </w:t>
            </w:r>
            <w:r w:rsidR="008555AC">
              <w:t>(or</w:t>
            </w:r>
            <w:r>
              <w:t xml:space="preserve"> -1.96) is sig</w:t>
            </w:r>
            <w:r w:rsidR="008555AC">
              <w:t>ni</w:t>
            </w:r>
            <w:r>
              <w:t>ficant at a 5% level of significance.</w:t>
            </w:r>
            <w:commentRangeEnd w:id="388"/>
            <w:r w:rsidR="00710DF7">
              <w:rPr>
                <w:rStyle w:val="CommentReference"/>
                <w:sz w:val="24"/>
                <w:szCs w:val="22"/>
              </w:rPr>
              <w:commentReference w:id="388"/>
            </w:r>
          </w:p>
        </w:tc>
        <w:bookmarkEnd w:id="387"/>
      </w:tr>
      <w:tr w:rsidR="00921ED3" w14:paraId="41A9A777" w14:textId="77777777">
        <w:tc>
          <w:tcPr>
            <w:tcW w:w="7920" w:type="dxa"/>
          </w:tcPr>
          <w:p w14:paraId="0920128D" w14:textId="77777777" w:rsidR="00921ED3" w:rsidRDefault="00000000">
            <w:pPr>
              <w:jc w:val="center"/>
            </w:pPr>
            <w:bookmarkStart w:id="390" w:name="fig-recursive"/>
            <w:r>
              <w:rPr>
                <w:noProof/>
              </w:rPr>
              <w:drawing>
                <wp:inline distT="0" distB="0" distL="0" distR="0" wp14:anchorId="49D9DB31" wp14:editId="45BAC00B">
                  <wp:extent cx="5753100" cy="179784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flation_relative_price_variance_files/figure-docx/fig-recursive-1.png"/>
                          <pic:cNvPicPr>
                            <a:picLocks noChangeAspect="1" noChangeArrowheads="1"/>
                          </pic:cNvPicPr>
                        </pic:nvPicPr>
                        <pic:blipFill>
                          <a:blip r:embed="rId14"/>
                          <a:stretch>
                            <a:fillRect/>
                          </a:stretch>
                        </pic:blipFill>
                        <pic:spPr bwMode="auto">
                          <a:xfrm>
                            <a:off x="0" y="0"/>
                            <a:ext cx="5753100" cy="1797843"/>
                          </a:xfrm>
                          <a:prstGeom prst="rect">
                            <a:avLst/>
                          </a:prstGeom>
                          <a:noFill/>
                          <a:ln w="9525">
                            <a:noFill/>
                            <a:headEnd/>
                            <a:tailEnd/>
                          </a:ln>
                        </pic:spPr>
                      </pic:pic>
                    </a:graphicData>
                  </a:graphic>
                </wp:inline>
              </w:drawing>
            </w:r>
          </w:p>
          <w:p w14:paraId="2E746093" w14:textId="77777777" w:rsidR="00921ED3" w:rsidRDefault="00000000">
            <w:pPr>
              <w:spacing w:before="200"/>
              <w:jc w:val="left"/>
            </w:pPr>
            <w:r>
              <w:t xml:space="preserve">Figure 4: Recursive regressions. Note: </w:t>
            </w:r>
            <w:commentRangeStart w:id="391"/>
            <w:r>
              <w:t>Recursive regression estimates of the coefficient on absolute headline inflation with a fixed start date of 2012-07.</w:t>
            </w:r>
            <w:commentRangeEnd w:id="391"/>
            <w:r w:rsidR="009325F2">
              <w:rPr>
                <w:rStyle w:val="CommentReference"/>
                <w:sz w:val="24"/>
                <w:szCs w:val="22"/>
              </w:rPr>
              <w:commentReference w:id="391"/>
            </w:r>
          </w:p>
        </w:tc>
        <w:bookmarkEnd w:id="390"/>
      </w:tr>
    </w:tbl>
    <w:p w14:paraId="248A65AF" w14:textId="77777777" w:rsidR="00921ED3" w:rsidRDefault="00000000">
      <w:r>
        <w:br w:type="page"/>
      </w:r>
    </w:p>
    <w:p w14:paraId="6C6BC22A" w14:textId="65D0148E" w:rsidR="00921ED3" w:rsidRDefault="00000000">
      <w:pPr>
        <w:pStyle w:val="BodyText"/>
      </w:pPr>
      <w:r w:rsidRPr="007E1401">
        <w:lastRenderedPageBreak/>
        <w:t>Figure 5</w:t>
      </w:r>
      <w:r>
        <w:t xml:space="preserve"> shows the estimated nonparametric conditional mean effect of inflation on RPD for the full sample, pre-2017 and post-2017 samples. The optimal bandwidth was selected automatically using cross-validation method. To test the sensitivity of the nonparametric estimates to the smoothing parameter, we also consider smaller and larger bandwidths in both </w:t>
      </w:r>
      <w:r w:rsidRPr="007E1401">
        <w:t>Figure 5</w:t>
      </w:r>
      <w:r>
        <w:t xml:space="preserve"> and </w:t>
      </w:r>
      <w:r w:rsidRPr="007E1401">
        <w:t>Figure 6</w:t>
      </w:r>
      <w:r>
        <w:t xml:space="preserve">, in both cases the results are qualitatively similar indicating that the nonparametric estimates are robust </w:t>
      </w:r>
      <w:r w:rsidR="004F3DAD">
        <w:t xml:space="preserve">to the </w:t>
      </w:r>
      <w:r>
        <w:t xml:space="preserve">smoothing parameter. In </w:t>
      </w:r>
      <w:r w:rsidRPr="007E1401">
        <w:t>Figure 5</w:t>
      </w:r>
      <w:r>
        <w:t xml:space="preserve"> across all samples, the relationship is approximately linear and upward sloping indicating that the marginal effect is positive across the inflation range, broadly in line with the menu cost theoretical predictions.</w:t>
      </w:r>
    </w:p>
    <w:p w14:paraId="7D04AC0E" w14:textId="21098A4A" w:rsidR="00921ED3" w:rsidRDefault="00000000">
      <w:pPr>
        <w:pStyle w:val="BodyText"/>
      </w:pPr>
      <w:r>
        <w:t xml:space="preserve">Specifically, in the full sample, </w:t>
      </w:r>
      <w:r w:rsidRPr="007E1401">
        <w:t>Figure 5</w:t>
      </w:r>
      <w:r>
        <w:t xml:space="preserve"> shows that </w:t>
      </w:r>
      <w:r w:rsidR="004F3DAD">
        <w:t xml:space="preserve">there are </w:t>
      </w:r>
      <w:r>
        <w:t xml:space="preserve">small positive effects on RPD for the inflation range of 2-3 per cent, with RPD at its lowest in this </w:t>
      </w:r>
      <w:r w:rsidR="004F3DAD">
        <w:t xml:space="preserve">inflation </w:t>
      </w:r>
      <w:r>
        <w:t xml:space="preserve">range </w:t>
      </w:r>
      <w:r w:rsidR="004F3DAD">
        <w:t xml:space="preserve">indicative of </w:t>
      </w:r>
      <w:r>
        <w:t xml:space="preserve">the optimal inflation range as RPD is not amplified, otherwise RPD increases monotonically as inflation increases beyond this range. Thus, higher average inflation increases price misconception, leading to inefficient resource allocation </w:t>
      </w:r>
      <w:r w:rsidR="004F3DAD">
        <w:t xml:space="preserve">across firms </w:t>
      </w:r>
      <w:r>
        <w:t>equivalent to a negative productivity shock (</w:t>
      </w:r>
      <w:r w:rsidRPr="007E1401">
        <w:t>Damjanovic and Nolan 2010</w:t>
      </w:r>
      <w:r>
        <w:t>). The pre-2017 sample results show a similar profile except that a 3 per cent inflation rate minimises price dispersion. These findings are similar across both the Guassian and Epanechnikov kernels.</w:t>
      </w:r>
    </w:p>
    <w:p w14:paraId="1E277BAA" w14:textId="01B37EE4" w:rsidR="00921ED3" w:rsidRDefault="00000000" w:rsidP="00B775C5">
      <w:pPr>
        <w:pStyle w:val="BodyText"/>
      </w:pPr>
      <w:r>
        <w:t xml:space="preserve">Interestingly, the sub-samples results show regime shifts in the inflation and RPD relationship. The post-2017 sub-sample still shows positive and linear effects however the curvature is weaker and flatter in contrast to </w:t>
      </w:r>
      <w:r w:rsidR="004F3DAD">
        <w:t xml:space="preserve">the </w:t>
      </w:r>
      <w:r>
        <w:t xml:space="preserve">post-2017 period, </w:t>
      </w:r>
      <w:r w:rsidR="004F3DAD">
        <w:t>suggesting</w:t>
      </w:r>
      <w:r>
        <w:t xml:space="preserve"> regime-dependence (</w:t>
      </w:r>
      <w:r w:rsidRPr="007E1401">
        <w:t>Choi, Kim, and O’Sullivan 2011</w:t>
      </w:r>
      <w:r>
        <w:t xml:space="preserve">; </w:t>
      </w:r>
      <w:r w:rsidRPr="007E1401">
        <w:t>Baglan, Yazgan, and Yilmazkuday 2016</w:t>
      </w:r>
      <w:r>
        <w:t xml:space="preserve">; </w:t>
      </w:r>
      <w:r w:rsidRPr="007E1401">
        <w:t>Hornstein, Ruge-Murcia, and Wolman 2024</w:t>
      </w:r>
      <w:r>
        <w:t xml:space="preserve">). Specifically, relatively </w:t>
      </w:r>
      <w:commentRangeStart w:id="392"/>
      <w:r>
        <w:t xml:space="preserve">lower regimes levels </w:t>
      </w:r>
      <w:commentRangeEnd w:id="392"/>
      <w:r w:rsidR="00E95795">
        <w:rPr>
          <w:rStyle w:val="CommentReference"/>
          <w:sz w:val="24"/>
          <w:szCs w:val="20"/>
        </w:rPr>
        <w:commentReference w:id="392"/>
      </w:r>
      <w:r>
        <w:t>are associated with weaker inflation effects on RPD because even at high inflation rates in the range of 7-8 per cent the curve is less ste</w:t>
      </w:r>
      <w:r w:rsidR="004F3DAD">
        <w:t>e</w:t>
      </w:r>
      <w:r>
        <w:t xml:space="preserve">p than </w:t>
      </w:r>
      <w:r w:rsidR="004F3DAD">
        <w:t xml:space="preserve">the </w:t>
      </w:r>
      <w:r>
        <w:t>pre-2017 results - suggesting a less responsive</w:t>
      </w:r>
      <w:r w:rsidR="004F3DAD">
        <w:t>ness of</w:t>
      </w:r>
      <w:r>
        <w:t xml:space="preserve"> RPD. The results in </w:t>
      </w:r>
      <w:r w:rsidRPr="007E1401">
        <w:t>Figure 5</w:t>
      </w:r>
      <w:r>
        <w:t xml:space="preserve"> </w:t>
      </w:r>
      <w:r w:rsidR="004F3DAD">
        <w:t xml:space="preserve">indicate that </w:t>
      </w:r>
      <w:r>
        <w:t xml:space="preserve">the optimal inflation rate in the post-2017 sub-sample is also in the range of 2-3 per cent. </w:t>
      </w:r>
      <w:commentRangeStart w:id="393"/>
      <w:r>
        <w:t xml:space="preserve">These optimal inflation rate estimates are lower than the 4 per cent estimate from </w:t>
      </w:r>
      <w:del w:id="394" w:author="Author">
        <w:r w:rsidDel="006960B5">
          <w:delText>(</w:delText>
        </w:r>
      </w:del>
      <w:r w:rsidRPr="007E1401">
        <w:t xml:space="preserve">Caraballo and Dabús </w:t>
      </w:r>
      <w:ins w:id="395" w:author="Author">
        <w:r w:rsidR="006960B5">
          <w:t>(</w:t>
        </w:r>
      </w:ins>
      <w:r w:rsidRPr="007E1401">
        <w:t>2013</w:t>
      </w:r>
      <w:r>
        <w:t xml:space="preserve">) whom we closely follow in our empirical </w:t>
      </w:r>
      <w:r w:rsidR="007E1401">
        <w:t>framework,</w:t>
      </w:r>
      <w:r>
        <w:t xml:space="preserve"> but our results are closer to estimates near in the literature. See Diercks </w:t>
      </w:r>
      <w:r>
        <w:lastRenderedPageBreak/>
        <w:t>(</w:t>
      </w:r>
      <w:r w:rsidRPr="007E1401">
        <w:t>2019</w:t>
      </w:r>
      <w:r>
        <w:t>) for a summary of these studies.</w:t>
      </w:r>
      <w:r>
        <w:rPr>
          <w:rStyle w:val="FootnoteReference"/>
        </w:rPr>
        <w:footnoteReference w:id="7"/>
      </w:r>
      <w:commentRangeEnd w:id="393"/>
      <w:r w:rsidR="00E92C97">
        <w:rPr>
          <w:rStyle w:val="CommentReference"/>
          <w:sz w:val="24"/>
          <w:szCs w:val="20"/>
        </w:rPr>
        <w:commentReference w:id="393"/>
      </w:r>
    </w:p>
    <w:tbl>
      <w:tblPr>
        <w:tblW w:w="5000" w:type="pct"/>
        <w:tblLayout w:type="fixed"/>
        <w:tblLook w:val="0000" w:firstRow="0" w:lastRow="0" w:firstColumn="0" w:lastColumn="0" w:noHBand="0" w:noVBand="0"/>
      </w:tblPr>
      <w:tblGrid>
        <w:gridCol w:w="9071"/>
      </w:tblGrid>
      <w:tr w:rsidR="00921ED3" w14:paraId="6BDF223D" w14:textId="77777777">
        <w:tc>
          <w:tcPr>
            <w:tcW w:w="7920" w:type="dxa"/>
          </w:tcPr>
          <w:p w14:paraId="6BBFF209" w14:textId="77777777" w:rsidR="00921ED3" w:rsidRDefault="00000000">
            <w:pPr>
              <w:jc w:val="center"/>
            </w:pPr>
            <w:bookmarkStart w:id="396" w:name="fig-semi_parametric"/>
            <w:r>
              <w:rPr>
                <w:noProof/>
              </w:rPr>
              <w:drawing>
                <wp:inline distT="0" distB="0" distL="0" distR="0" wp14:anchorId="28663D4A" wp14:editId="754A0ACF">
                  <wp:extent cx="5753100" cy="57531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flation_relative_price_variance_files/figure-docx/fig-semi_parametric-1.png"/>
                          <pic:cNvPicPr>
                            <a:picLocks noChangeAspect="1" noChangeArrowheads="1"/>
                          </pic:cNvPicPr>
                        </pic:nvPicPr>
                        <pic:blipFill>
                          <a:blip r:embed="rId15"/>
                          <a:stretch>
                            <a:fillRect/>
                          </a:stretch>
                        </pic:blipFill>
                        <pic:spPr bwMode="auto">
                          <a:xfrm>
                            <a:off x="0" y="0"/>
                            <a:ext cx="5753100" cy="5753100"/>
                          </a:xfrm>
                          <a:prstGeom prst="rect">
                            <a:avLst/>
                          </a:prstGeom>
                          <a:noFill/>
                          <a:ln w="9525">
                            <a:noFill/>
                            <a:headEnd/>
                            <a:tailEnd/>
                          </a:ln>
                        </pic:spPr>
                      </pic:pic>
                    </a:graphicData>
                  </a:graphic>
                </wp:inline>
              </w:drawing>
            </w:r>
          </w:p>
          <w:p w14:paraId="3DB535D6" w14:textId="77777777" w:rsidR="00921ED3" w:rsidRDefault="00000000">
            <w:pPr>
              <w:spacing w:before="200"/>
              <w:jc w:val="left"/>
            </w:pPr>
            <w:commentRangeStart w:id="397"/>
            <w:r>
              <w:t xml:space="preserve">Figure 5: </w:t>
            </w:r>
            <w:commentRangeEnd w:id="397"/>
            <w:r w:rsidR="000D7B15">
              <w:rPr>
                <w:rStyle w:val="CommentReference"/>
                <w:sz w:val="24"/>
                <w:szCs w:val="22"/>
              </w:rPr>
              <w:commentReference w:id="397"/>
            </w:r>
            <w:r>
              <w:t>Semi-parametric regressions for headline inflation. Note: hcpi is headline inflation. This figure shows the estimated nonparametric conditional mean effect of headline inflation on RPD for the full sample, pre-2017 and post-2017 samples. The optimal bandwidth was selected automatically using cross-validation method.</w:t>
            </w:r>
          </w:p>
        </w:tc>
        <w:bookmarkEnd w:id="396"/>
      </w:tr>
    </w:tbl>
    <w:p w14:paraId="6A3173A5" w14:textId="2A87B461" w:rsidR="00921ED3" w:rsidRDefault="00921ED3"/>
    <w:tbl>
      <w:tblPr>
        <w:tblW w:w="5000" w:type="pct"/>
        <w:tblLayout w:type="fixed"/>
        <w:tblLook w:val="0000" w:firstRow="0" w:lastRow="0" w:firstColumn="0" w:lastColumn="0" w:noHBand="0" w:noVBand="0"/>
      </w:tblPr>
      <w:tblGrid>
        <w:gridCol w:w="9071"/>
      </w:tblGrid>
      <w:tr w:rsidR="00921ED3" w14:paraId="3EE38E6C" w14:textId="77777777">
        <w:tc>
          <w:tcPr>
            <w:tcW w:w="7920" w:type="dxa"/>
          </w:tcPr>
          <w:p w14:paraId="062E79F4" w14:textId="77777777" w:rsidR="00921ED3" w:rsidRDefault="00000000">
            <w:pPr>
              <w:jc w:val="center"/>
            </w:pPr>
            <w:bookmarkStart w:id="398" w:name="fig-unexpected_inflation"/>
            <w:r>
              <w:rPr>
                <w:noProof/>
              </w:rPr>
              <w:drawing>
                <wp:inline distT="0" distB="0" distL="0" distR="0" wp14:anchorId="348D999E" wp14:editId="374B03F6">
                  <wp:extent cx="5753100" cy="57531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nflation_relative_price_variance_files/figure-docx/fig-unexpected_inflation-1.png"/>
                          <pic:cNvPicPr>
                            <a:picLocks noChangeAspect="1" noChangeArrowheads="1"/>
                          </pic:cNvPicPr>
                        </pic:nvPicPr>
                        <pic:blipFill>
                          <a:blip r:embed="rId16"/>
                          <a:stretch>
                            <a:fillRect/>
                          </a:stretch>
                        </pic:blipFill>
                        <pic:spPr bwMode="auto">
                          <a:xfrm>
                            <a:off x="0" y="0"/>
                            <a:ext cx="5753100" cy="5753100"/>
                          </a:xfrm>
                          <a:prstGeom prst="rect">
                            <a:avLst/>
                          </a:prstGeom>
                          <a:noFill/>
                          <a:ln w="9525">
                            <a:noFill/>
                            <a:headEnd/>
                            <a:tailEnd/>
                          </a:ln>
                        </pic:spPr>
                      </pic:pic>
                    </a:graphicData>
                  </a:graphic>
                </wp:inline>
              </w:drawing>
            </w:r>
          </w:p>
          <w:p w14:paraId="40094687" w14:textId="77777777" w:rsidR="00921ED3" w:rsidRDefault="00000000">
            <w:pPr>
              <w:spacing w:before="200"/>
              <w:jc w:val="left"/>
            </w:pPr>
            <w:commentRangeStart w:id="399"/>
            <w:r>
              <w:t xml:space="preserve">Figure 6: </w:t>
            </w:r>
            <w:commentRangeEnd w:id="399"/>
            <w:r w:rsidR="00CD67EC">
              <w:rPr>
                <w:rStyle w:val="CommentReference"/>
                <w:sz w:val="24"/>
                <w:szCs w:val="22"/>
              </w:rPr>
              <w:commentReference w:id="399"/>
            </w:r>
            <w:r>
              <w:t>Semi-parametric regressions for unexpected inflation. Note: hcpi_u is the unexpected component of headline inflation. This figure shows the estimated nonparametric conditional mean effect of unexpected inflation on RPD for the full sample, pre-2017 and post-2017 samples. The optimal bandwidth was selected automatically using cross-validation method.</w:t>
            </w:r>
          </w:p>
        </w:tc>
        <w:bookmarkEnd w:id="398"/>
      </w:tr>
    </w:tbl>
    <w:p w14:paraId="3ADB95DC" w14:textId="30F32D4C" w:rsidR="00921ED3" w:rsidRDefault="00000000">
      <w:pPr>
        <w:pStyle w:val="BodyText"/>
      </w:pPr>
      <w:r w:rsidRPr="007E1401">
        <w:t>Figure 6</w:t>
      </w:r>
      <w:r>
        <w:t xml:space="preserve"> shows the estimated results of the nonparametric effect of unexpected inflation on </w:t>
      </w:r>
      <w:r w:rsidR="008555AC">
        <w:t>RPD</w:t>
      </w:r>
      <w:del w:id="400" w:author="Author">
        <w:r w:rsidR="008555AC" w:rsidDel="00F571ED">
          <w:delText>,</w:delText>
        </w:r>
        <w:r w:rsidDel="00F571ED">
          <w:delText xml:space="preserve"> and the findings are broadly consistent with the predictions of the signal extraction theory</w:delText>
        </w:r>
      </w:del>
      <w:r>
        <w:t xml:space="preserve">. These results </w:t>
      </w:r>
      <w:del w:id="401" w:author="Author">
        <w:r w:rsidDel="002117BC">
          <w:delText xml:space="preserve">show </w:delText>
        </w:r>
      </w:del>
      <w:r>
        <w:t xml:space="preserve">exhibit </w:t>
      </w:r>
      <w:ins w:id="402" w:author="Author">
        <w:r w:rsidR="002117BC">
          <w:t xml:space="preserve">a </w:t>
        </w:r>
      </w:ins>
      <w:r>
        <w:t xml:space="preserve">U-shaped profile </w:t>
      </w:r>
      <w:ins w:id="403" w:author="Author">
        <w:r w:rsidR="00F571ED">
          <w:t xml:space="preserve">- broadly consistent with the </w:t>
        </w:r>
        <w:r w:rsidR="00F571ED">
          <w:lastRenderedPageBreak/>
          <w:t xml:space="preserve">predictions of the signal extraction theory - </w:t>
        </w:r>
      </w:ins>
      <w:r w:rsidR="004F3DAD">
        <w:t xml:space="preserve">where </w:t>
      </w:r>
      <w:del w:id="404" w:author="Author">
        <w:r w:rsidDel="00F571ED">
          <w:delText xml:space="preserve">however </w:delText>
        </w:r>
      </w:del>
      <w:r>
        <w:t xml:space="preserve">the effects </w:t>
      </w:r>
      <w:r w:rsidR="004F3DAD">
        <w:t xml:space="preserve">of positive and negative surprises </w:t>
      </w:r>
      <w:r>
        <w:t>are asymmetric. Positive inflation surprises generate a stronger dispersion response than negative ones.</w:t>
      </w:r>
    </w:p>
    <w:p w14:paraId="1510DD7C" w14:textId="136445AF" w:rsidR="00921ED3" w:rsidRDefault="00000000">
      <w:pPr>
        <w:pStyle w:val="BodyText"/>
      </w:pPr>
      <w:r>
        <w:t xml:space="preserve">Notably, the estimated effects are similar in both the full sample and the pre-2017 sample periods. The response of RPD to negative inflation surprises is relatively moderate and relatively flat, while positive inflation causes RPD to accelerate more noticeably particularly for inflation surprises near 0.2 and above. This suggests that price-setters respond more aggressively to inflationary surprises than deflationary ones suggesting that positive inflation surprises create informational noise and as a result firms confuse aggregate price shocks with relative shocks leading to higher relative price variability consistent with the misconception models. </w:t>
      </w:r>
      <w:del w:id="405" w:author="Author">
        <w:r w:rsidR="007E1401" w:rsidDel="00314439">
          <w:delText>However,</w:delText>
        </w:r>
      </w:del>
      <w:ins w:id="406" w:author="Author">
        <w:r w:rsidR="00314439">
          <w:t>This asymmetry differs</w:t>
        </w:r>
      </w:ins>
      <w:r>
        <w:t xml:space="preserve"> </w:t>
      </w:r>
      <w:del w:id="407" w:author="Author">
        <w:r w:rsidDel="00314439">
          <w:delText xml:space="preserve">unlike </w:delText>
        </w:r>
      </w:del>
      <w:ins w:id="408" w:author="Author">
        <w:r w:rsidR="00314439">
          <w:t xml:space="preserve">from </w:t>
        </w:r>
      </w:ins>
      <w:del w:id="409" w:author="Author">
        <w:r w:rsidDel="0062073E">
          <w:delText xml:space="preserve">these </w:delText>
        </w:r>
      </w:del>
      <w:ins w:id="410" w:author="Author">
        <w:r w:rsidR="0062073E">
          <w:t xml:space="preserve">many </w:t>
        </w:r>
      </w:ins>
      <w:del w:id="411" w:author="Author">
        <w:r w:rsidDel="00314439">
          <w:delText xml:space="preserve">theoretical </w:delText>
        </w:r>
        <w:r w:rsidDel="0062073E">
          <w:delText>predictions as well as the</w:delText>
        </w:r>
        <w:r w:rsidDel="00314439">
          <w:delText xml:space="preserve"> empirical</w:delText>
        </w:r>
      </w:del>
      <w:ins w:id="412" w:author="Author">
        <w:r w:rsidR="00314439">
          <w:t>existing</w:t>
        </w:r>
      </w:ins>
      <w:r>
        <w:t xml:space="preserve"> studies (</w:t>
      </w:r>
      <w:r w:rsidRPr="007E1401">
        <w:t>Caraballo and Dabús 2013</w:t>
      </w:r>
      <w:r>
        <w:t xml:space="preserve">; </w:t>
      </w:r>
      <w:r w:rsidRPr="007E1401">
        <w:t>Becker and Nautz 2012</w:t>
      </w:r>
      <w:r>
        <w:t xml:space="preserve">; </w:t>
      </w:r>
      <w:r w:rsidRPr="007E1401">
        <w:t>Sara-Zaror 2024</w:t>
      </w:r>
      <w:r>
        <w:t>)</w:t>
      </w:r>
      <w:del w:id="413" w:author="Author">
        <w:r w:rsidDel="00314439">
          <w:delText xml:space="preserve"> the positive and negative inflation shocks, in our case, do not have a symmetric effect on RPD</w:delText>
        </w:r>
      </w:del>
      <w:r>
        <w:t>. The post-2017 suggests a structural regime change in the relationship as the magnitude of the effect of unexpected inflation on RPD is weaker on either side of the distribution. We attribute this to a relatively low inflation regime as well as better anchored inflation expectations (</w:t>
      </w:r>
      <w:r w:rsidRPr="007E1401">
        <w:t>Du Rand, Hollander, and Van Lill 2023</w:t>
      </w:r>
      <w:r>
        <w:t>) in the post-2017 period</w:t>
      </w:r>
      <w:ins w:id="414" w:author="Author">
        <w:r w:rsidR="00C86DE7">
          <w:t>,</w:t>
        </w:r>
      </w:ins>
      <w:r>
        <w:t xml:space="preserve"> in line with the adoption of a lower inflation </w:t>
      </w:r>
      <w:r w:rsidR="007E1401">
        <w:t>target</w:t>
      </w:r>
      <w:r>
        <w:t xml:space="preserve"> in</w:t>
      </w:r>
      <w:del w:id="415" w:author="Author">
        <w:r w:rsidDel="00C86DE7">
          <w:delText xml:space="preserve"> both</w:delText>
        </w:r>
      </w:del>
      <w:r>
        <w:t xml:space="preserve"> 2017 a</w:t>
      </w:r>
      <w:ins w:id="416" w:author="Author">
        <w:r w:rsidR="00C86DE7">
          <w:t xml:space="preserve">nd </w:t>
        </w:r>
      </w:ins>
      <w:del w:id="417" w:author="Author">
        <w:r w:rsidDel="00C86DE7">
          <w:delText xml:space="preserve">s well as </w:delText>
        </w:r>
      </w:del>
      <w:r>
        <w:t xml:space="preserve">2025. For example, the x-axis only extends to about ±0.25 percentage points in the post-2017 sample, reflecting less variation in unexpected inflation compared to the pre-2017 sample. Furthermore, the latter years in our sample are characterised by significant global shocks to inflation from the COVID-2019 </w:t>
      </w:r>
      <w:ins w:id="418" w:author="Author">
        <w:r w:rsidR="00A26E5E">
          <w:t>p</w:t>
        </w:r>
      </w:ins>
      <w:del w:id="419" w:author="Author">
        <w:r w:rsidDel="00A26E5E">
          <w:delText>P</w:delText>
        </w:r>
      </w:del>
      <w:r>
        <w:t xml:space="preserve">andemic in 2020, the post-pandemic recovery </w:t>
      </w:r>
      <w:commentRangeStart w:id="420"/>
      <w:r>
        <w:t>induced energy price shock in 2021 as well as the global food price shock after the outbreak of the Russia-Ukraine war in 2022</w:t>
      </w:r>
      <w:commentRangeEnd w:id="420"/>
      <w:r w:rsidR="00C56A63">
        <w:rPr>
          <w:rStyle w:val="CommentReference"/>
          <w:sz w:val="24"/>
          <w:szCs w:val="20"/>
        </w:rPr>
        <w:commentReference w:id="420"/>
      </w:r>
      <w:r>
        <w:t xml:space="preserve">. These global shocks would’ve induced a similar price setting behavioural response </w:t>
      </w:r>
      <w:r w:rsidR="004B4E17">
        <w:t xml:space="preserve">by firms </w:t>
      </w:r>
      <w:r>
        <w:t xml:space="preserve">in the same direction </w:t>
      </w:r>
      <w:commentRangeStart w:id="421"/>
      <w:r>
        <w:t xml:space="preserve">therefore compressing price dispersion </w:t>
      </w:r>
      <w:commentRangeEnd w:id="421"/>
      <w:r w:rsidR="001F64FD">
        <w:rPr>
          <w:rStyle w:val="CommentReference"/>
          <w:sz w:val="24"/>
          <w:szCs w:val="20"/>
        </w:rPr>
        <w:commentReference w:id="421"/>
      </w:r>
      <w:r>
        <w:t>(</w:t>
      </w:r>
      <w:r w:rsidRPr="007E1401">
        <w:t>Nakamura et al. 2018</w:t>
      </w:r>
      <w:r>
        <w:t xml:space="preserve">) which, in our view, also explains the relatively benign </w:t>
      </w:r>
      <w:r w:rsidR="004B4E17">
        <w:t xml:space="preserve">post-2017 </w:t>
      </w:r>
      <w:r>
        <w:t>results.</w:t>
      </w:r>
    </w:p>
    <w:p w14:paraId="7F57DC9E" w14:textId="77777777" w:rsidR="00B775C5" w:rsidRDefault="00B775C5">
      <w:pPr>
        <w:widowControl/>
        <w:tabs>
          <w:tab w:val="clear" w:pos="170"/>
        </w:tabs>
        <w:autoSpaceDE/>
        <w:autoSpaceDN/>
        <w:spacing w:after="160" w:line="259" w:lineRule="auto"/>
        <w:jc w:val="left"/>
        <w:rPr>
          <w:rFonts w:eastAsia="Arial" w:cs="Arial"/>
          <w:b/>
          <w:bCs/>
          <w:szCs w:val="24"/>
        </w:rPr>
      </w:pPr>
      <w:bookmarkStart w:id="422" w:name="robustness"/>
      <w:bookmarkEnd w:id="359"/>
      <w:r>
        <w:br w:type="page"/>
      </w:r>
    </w:p>
    <w:p w14:paraId="430D993E" w14:textId="55858BFA" w:rsidR="00921ED3" w:rsidRDefault="00000000" w:rsidP="007E1401">
      <w:pPr>
        <w:pStyle w:val="Heading1"/>
      </w:pPr>
      <w:commentRangeStart w:id="423"/>
      <w:r>
        <w:lastRenderedPageBreak/>
        <w:t>Robustness</w:t>
      </w:r>
      <w:commentRangeEnd w:id="423"/>
      <w:r w:rsidR="004A5638">
        <w:rPr>
          <w:rStyle w:val="CommentReference"/>
          <w:sz w:val="24"/>
          <w:szCs w:val="24"/>
        </w:rPr>
        <w:commentReference w:id="423"/>
      </w:r>
    </w:p>
    <w:p w14:paraId="7BBCA607" w14:textId="76864116" w:rsidR="00921ED3" w:rsidRDefault="00000000">
      <w:r>
        <w:t>To further investigate the idea of RPD-inflation regimes, we take a novel approach in the literature to estimate a quantile-on-quantile (QQR) regression analysis (</w:t>
      </w:r>
      <w:r w:rsidRPr="007E1401">
        <w:t>Koenker 2017</w:t>
      </w:r>
      <w:r>
        <w:t xml:space="preserve">). The QQR will further examine the inflation-RPD nexus since kernel estimation in </w:t>
      </w:r>
      <w:r w:rsidRPr="007E1401">
        <w:t>Figure 5</w:t>
      </w:r>
      <w:r>
        <w:t xml:space="preserve"> and </w:t>
      </w:r>
      <w:r w:rsidRPr="007E1401">
        <w:t>Figure 6</w:t>
      </w:r>
      <w:r>
        <w:t xml:space="preserve"> show average marginal effects across the inflation distribution, while the QQR directly estimates the dependence structure across the joint distribution of inflation (</w:t>
      </w:r>
      <m:oMath>
        <m:r>
          <w:rPr>
            <w:rFonts w:ascii="Cambria Math" w:hAnsi="Cambria Math"/>
          </w:rPr>
          <m:t>τ</m:t>
        </m:r>
      </m:oMath>
      <w:r>
        <w:t>) and RPD (</w:t>
      </w:r>
      <m:oMath>
        <m:r>
          <w:rPr>
            <w:rFonts w:ascii="Cambria Math" w:hAnsi="Cambria Math"/>
          </w:rPr>
          <m:t>θ</m:t>
        </m:r>
      </m:oMath>
      <w:r>
        <w:t xml:space="preserve">). The results in </w:t>
      </w:r>
      <w:r w:rsidRPr="007E1401">
        <w:t>Figure 7</w:t>
      </w:r>
      <w:r>
        <w:t xml:space="preserve"> show that, across the all-sub samples, in most quantiles of RPD, higher quantiles of inflation </w:t>
      </w:r>
      <w:r w:rsidR="008555AC">
        <w:t>are</w:t>
      </w:r>
      <w:r w:rsidR="004B4E17">
        <w:t xml:space="preserve"> </w:t>
      </w:r>
      <w:r>
        <w:t>associated with a positive and increasingly strong effect on RPD. When inflation is in its upper quantiles (</w:t>
      </w:r>
      <m:oMath>
        <m:r>
          <w:rPr>
            <w:rFonts w:ascii="Cambria Math" w:hAnsi="Cambria Math"/>
          </w:rPr>
          <m:t>τ</m:t>
        </m:r>
        <m:r>
          <m:rPr>
            <m:sty m:val="p"/>
          </m:rPr>
          <w:rPr>
            <w:rFonts w:ascii="Cambria Math" w:hAnsi="Cambria Math"/>
          </w:rPr>
          <m:t>→</m:t>
        </m:r>
        <m:r>
          <w:rPr>
            <w:rFonts w:ascii="Cambria Math" w:hAnsi="Cambria Math"/>
          </w:rPr>
          <m:t>1</m:t>
        </m:r>
      </m:oMath>
      <w:r>
        <w:t>), the coefficient is at its largest and most positive, suggesting a strong amplification where high inflation episodes are associated with meaningfully larger relative price dispersion. At low quantiles of inflation (</w:t>
      </w:r>
      <m:oMath>
        <m:r>
          <w:rPr>
            <w:rFonts w:ascii="Cambria Math" w:hAnsi="Cambria Math"/>
          </w:rPr>
          <m:t>τ</m:t>
        </m:r>
        <m:r>
          <m:rPr>
            <m:sty m:val="p"/>
          </m:rPr>
          <w:rPr>
            <w:rFonts w:ascii="Cambria Math" w:hAnsi="Cambria Math"/>
          </w:rPr>
          <m:t>←</m:t>
        </m:r>
        <m:r>
          <w:rPr>
            <w:rFonts w:ascii="Cambria Math" w:hAnsi="Cambria Math"/>
          </w:rPr>
          <m:t>0</m:t>
        </m:r>
      </m:oMath>
      <w:r>
        <w:t xml:space="preserve">), the relationship is substantially muted and largely statistically insignificant (white areas), particularly for middle quantiles of RPD indicating that low or stable inflation has little systematic effect on relative price dispersion. This is a double confirmation of the </w:t>
      </w:r>
      <w:r w:rsidR="004B4E17">
        <w:t>non-linear</w:t>
      </w:r>
      <w:r>
        <w:t xml:space="preserve"> relationship. Furthermore, lower quantiles of RPD (</w:t>
      </w:r>
      <m:oMath>
        <m:r>
          <w:rPr>
            <w:rFonts w:ascii="Cambria Math" w:hAnsi="Cambria Math"/>
          </w:rPr>
          <m:t>θ</m:t>
        </m:r>
        <m:r>
          <m:rPr>
            <m:sty m:val="p"/>
          </m:rPr>
          <w:rPr>
            <w:rFonts w:ascii="Cambria Math" w:hAnsi="Cambria Math"/>
          </w:rPr>
          <m:t>&lt;</m:t>
        </m:r>
        <m:r>
          <w:rPr>
            <w:rFonts w:ascii="Cambria Math" w:hAnsi="Cambria Math"/>
          </w:rPr>
          <m:t>0.25</m:t>
        </m:r>
      </m:oMath>
      <w:r>
        <w:t>) show weak effects throughout, implying that episodes of low-price dispersion are relatively insensitive to inflation regardless of where inflation sits in its distribution.</w:t>
      </w:r>
    </w:p>
    <w:p w14:paraId="0F3A57D4" w14:textId="749D1BED" w:rsidR="00921ED3" w:rsidRDefault="00000000">
      <w:pPr>
        <w:pStyle w:val="BodyText"/>
      </w:pPr>
      <w:r>
        <w:t xml:space="preserve">Notably in the post-2017 sub-sample, structural changes in the relationship are evident. Firstly, the size of the magnitude is </w:t>
      </w:r>
      <w:r w:rsidR="008555AC">
        <w:t>larger,</w:t>
      </w:r>
      <w:r>
        <w:t xml:space="preserve"> and the positive effects are concentrated at very high inflation quantiles likely reflecting the heightened inflationary volatility of the post-2017 period, including commodity price shocks and the COVID-19 era inflation surge. Secondly, there is a wider region of insignificance at low and mid inflation quantiles (</w:t>
      </w:r>
      <m:oMath>
        <m:r>
          <w:rPr>
            <w:rFonts w:ascii="Cambria Math" w:hAnsi="Cambria Math"/>
          </w:rPr>
          <m:t>τ</m:t>
        </m:r>
        <m:r>
          <m:rPr>
            <m:sty m:val="p"/>
          </m:rPr>
          <w:rPr>
            <w:rFonts w:ascii="Cambria Math" w:hAnsi="Cambria Math"/>
          </w:rPr>
          <m:t>&lt;</m:t>
        </m:r>
        <m:r>
          <w:rPr>
            <w:rFonts w:ascii="Cambria Math" w:hAnsi="Cambria Math"/>
          </w:rPr>
          <m:t>0.50</m:t>
        </m:r>
      </m:oMath>
      <w:r>
        <w:t>) particularly for lower quantiles of RPD implying low-to-moderate inflation in the post-2017</w:t>
      </w:r>
      <w:r w:rsidR="004B4E17">
        <w:t>,</w:t>
      </w:r>
      <w:r>
        <w:t xml:space="preserve"> associated with reductions in the inflation target, has little systematic effect on price dispersion. The relationship being driven almost entirely by tail inflation events or shocks.</w:t>
      </w:r>
    </w:p>
    <w:tbl>
      <w:tblPr>
        <w:tblW w:w="5000" w:type="pct"/>
        <w:tblLayout w:type="fixed"/>
        <w:tblLook w:val="0000" w:firstRow="0" w:lastRow="0" w:firstColumn="0" w:lastColumn="0" w:noHBand="0" w:noVBand="0"/>
      </w:tblPr>
      <w:tblGrid>
        <w:gridCol w:w="9071"/>
      </w:tblGrid>
      <w:tr w:rsidR="00921ED3" w14:paraId="7803016B" w14:textId="77777777">
        <w:tc>
          <w:tcPr>
            <w:tcW w:w="7920" w:type="dxa"/>
          </w:tcPr>
          <w:p w14:paraId="4C48081A" w14:textId="77777777" w:rsidR="00921ED3" w:rsidRDefault="00000000">
            <w:pPr>
              <w:jc w:val="center"/>
            </w:pPr>
            <w:bookmarkStart w:id="424" w:name="fig-quant_reg"/>
            <w:r>
              <w:rPr>
                <w:noProof/>
              </w:rPr>
              <w:lastRenderedPageBreak/>
              <w:drawing>
                <wp:inline distT="0" distB="0" distL="0" distR="0" wp14:anchorId="53E3CBBC" wp14:editId="650BBD31">
                  <wp:extent cx="5753100" cy="287655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nflation_relative_price_variance_files/figure-docx/fig-quant_reg-1.png"/>
                          <pic:cNvPicPr>
                            <a:picLocks noChangeAspect="1" noChangeArrowheads="1"/>
                          </pic:cNvPicPr>
                        </pic:nvPicPr>
                        <pic:blipFill>
                          <a:blip r:embed="rId17"/>
                          <a:stretch>
                            <a:fillRect/>
                          </a:stretch>
                        </pic:blipFill>
                        <pic:spPr bwMode="auto">
                          <a:xfrm>
                            <a:off x="0" y="0"/>
                            <a:ext cx="5753100" cy="2876550"/>
                          </a:xfrm>
                          <a:prstGeom prst="rect">
                            <a:avLst/>
                          </a:prstGeom>
                          <a:noFill/>
                          <a:ln w="9525">
                            <a:noFill/>
                            <a:headEnd/>
                            <a:tailEnd/>
                          </a:ln>
                        </pic:spPr>
                      </pic:pic>
                    </a:graphicData>
                  </a:graphic>
                </wp:inline>
              </w:drawing>
            </w:r>
          </w:p>
          <w:p w14:paraId="026BAE1B" w14:textId="5168BFBC" w:rsidR="00921ED3" w:rsidRDefault="00000000">
            <w:pPr>
              <w:spacing w:before="200"/>
              <w:jc w:val="left"/>
            </w:pPr>
            <w:r>
              <w:t xml:space="preserve">Figure 7: Quantile on quantile regressions for headline inflation. Note: In the </w:t>
            </w:r>
            <w:r w:rsidR="008555AC">
              <w:t>quantile-on-quantile</w:t>
            </w:r>
            <w:r>
              <w:t xml:space="preserve"> regression plots, the x-axis represents the quantiles of headline inflation, while the y-axis represents the quantiles of RPD. The </w:t>
            </w:r>
            <w:r w:rsidR="008555AC">
              <w:t>colour</w:t>
            </w:r>
            <w:r>
              <w:t xml:space="preserve"> gradient indicates the strength and direction of the relationship between headline inflation and RPD across different quantiles. Warmer </w:t>
            </w:r>
            <w:r w:rsidR="008555AC">
              <w:t>colours</w:t>
            </w:r>
            <w:r>
              <w:t xml:space="preserve"> (e.g., red) indicate a stronger positive relationship, while cooler </w:t>
            </w:r>
            <w:r w:rsidR="008555AC">
              <w:t>colours</w:t>
            </w:r>
            <w:r>
              <w:t xml:space="preserve"> (e.g., </w:t>
            </w:r>
            <w:r w:rsidR="004B4E17">
              <w:t>grey</w:t>
            </w:r>
            <w:r>
              <w:t>) indicate a stronger negative relationship. The white areas represent quantiles where the relationship is not statistically significant.</w:t>
            </w:r>
          </w:p>
        </w:tc>
        <w:bookmarkEnd w:id="424"/>
      </w:tr>
    </w:tbl>
    <w:p w14:paraId="265A6E3F" w14:textId="34FD89CE" w:rsidR="00921ED3" w:rsidRDefault="00000000">
      <w:pPr>
        <w:pStyle w:val="BodyText"/>
      </w:pPr>
      <w:r>
        <w:t>Interestingly</w:t>
      </w:r>
      <w:r w:rsidR="004B4E17">
        <w:t>,</w:t>
      </w:r>
      <w:r>
        <w:t xml:space="preserve"> the positive coefficient region in </w:t>
      </w:r>
      <w:r w:rsidRPr="007E1401">
        <w:t>Figure 8</w:t>
      </w:r>
      <w:r>
        <w:t xml:space="preserve"> is larger and more pervasive across the space compared to </w:t>
      </w:r>
      <w:r w:rsidRPr="007E1401">
        <w:t>Figure 7</w:t>
      </w:r>
      <w:r>
        <w:t xml:space="preserve"> with the implication that unexpected inflation appears to have a stronger and more broadly distributed positive effect on relative price dispersion than aggregate inflation. Specially, positive inflation surprises have a visible effect on RPD even at moderate quantiles in the pre-2017 era. This implies that even modest positive inflation surprises - not just extreme ones - were sufficient to generate significant RPD responses before 2017</w:t>
      </w:r>
      <w:r w:rsidR="00AF440A">
        <w:t xml:space="preserve"> and</w:t>
      </w:r>
      <w:r>
        <w:t xml:space="preserve"> </w:t>
      </w:r>
      <w:r w:rsidR="00AF440A">
        <w:t>i</w:t>
      </w:r>
      <w:r>
        <w:t>n the lower quantiles of RPD (</w:t>
      </w:r>
      <m:oMath>
        <m:r>
          <w:rPr>
            <w:rFonts w:ascii="Cambria Math" w:hAnsi="Cambria Math"/>
          </w:rPr>
          <m:t>θ</m:t>
        </m:r>
        <m:r>
          <m:rPr>
            <m:sty m:val="p"/>
          </m:rPr>
          <w:rPr>
            <w:rFonts w:ascii="Cambria Math" w:hAnsi="Cambria Math"/>
          </w:rPr>
          <m:t>&lt;</m:t>
        </m:r>
        <m:r>
          <w:rPr>
            <w:rFonts w:ascii="Cambria Math" w:hAnsi="Cambria Math"/>
          </w:rPr>
          <m:t>0.25</m:t>
        </m:r>
      </m:oMath>
      <w:r>
        <w:t>)</w:t>
      </w:r>
      <w:r w:rsidR="00AF440A">
        <w:t>, the effects</w:t>
      </w:r>
      <w:r>
        <w:t xml:space="preserve"> remain largely insignificant. Interestingly, there is a weak negative region at very low quantiles of unexpected inflation for mid-range RPD, suggesting that negative inflation surprises were mildly associated with reduced dispersion in this era.</w:t>
      </w:r>
    </w:p>
    <w:p w14:paraId="76442167" w14:textId="798AAF39" w:rsidR="00921ED3" w:rsidRDefault="00000000">
      <w:pPr>
        <w:pStyle w:val="BodyText"/>
      </w:pPr>
      <w:r>
        <w:t xml:space="preserve">Positive inflation surprises have less concentrated effects in the post-2017 sub-sample </w:t>
      </w:r>
      <w:r>
        <w:lastRenderedPageBreak/>
        <w:t xml:space="preserve">compared to the pre-2017 period </w:t>
      </w:r>
      <w:r w:rsidR="00AF440A">
        <w:t xml:space="preserve">and notably </w:t>
      </w:r>
      <w:r>
        <w:t xml:space="preserve">the coefficient scale is wider compared to pre-2017 indicating </w:t>
      </w:r>
      <w:r w:rsidR="00AF440A">
        <w:t xml:space="preserve">higher </w:t>
      </w:r>
      <w:r>
        <w:t xml:space="preserve">sensitivity of RPD to unexpected inflation as inflation shocks surged enormously after 2017 and these </w:t>
      </w:r>
      <w:r w:rsidR="008555AC">
        <w:t>shocks.</w:t>
      </w:r>
      <w:r>
        <w:t xml:space="preserve"> There is a broader insignificance at intermediate quantile combinations. A notable feature of the post-2017 sub-sample is the emergence of statistically significant negative coefficients at low quantiles of unexpected inflation (</w:t>
      </w:r>
      <m:oMath>
        <m:r>
          <w:rPr>
            <w:rFonts w:ascii="Cambria Math" w:hAnsi="Cambria Math"/>
          </w:rPr>
          <m:t>τ</m:t>
        </m:r>
        <m:r>
          <m:rPr>
            <m:sty m:val="p"/>
          </m:rPr>
          <w:rPr>
            <w:rFonts w:ascii="Cambria Math" w:hAnsi="Cambria Math"/>
          </w:rPr>
          <m:t>&lt;</m:t>
        </m:r>
        <m:r>
          <w:rPr>
            <w:rFonts w:ascii="Cambria Math" w:hAnsi="Cambria Math"/>
          </w:rPr>
          <m:t>0.25</m:t>
        </m:r>
      </m:oMath>
      <w:r>
        <w:t>), particularly across mid-to-high quantiles of RPD (</w:t>
      </w:r>
      <m:oMath>
        <m:r>
          <w:rPr>
            <w:rFonts w:ascii="Cambria Math" w:hAnsi="Cambria Math"/>
          </w:rPr>
          <m:t>θ</m:t>
        </m:r>
        <m:r>
          <m:rPr>
            <m:sty m:val="p"/>
          </m:rPr>
          <w:rPr>
            <w:rFonts w:ascii="Cambria Math" w:hAnsi="Cambria Math"/>
          </w:rPr>
          <m:t>&gt;</m:t>
        </m:r>
        <m:r>
          <w:rPr>
            <w:rFonts w:ascii="Cambria Math" w:hAnsi="Cambria Math"/>
          </w:rPr>
          <m:t>0.25</m:t>
        </m:r>
      </m:oMath>
      <w:r>
        <w:t>). This means negative inflation surprises in the post-2017 period, were associated with lower RPD. This pattern was absent (or negligible) pre-2017. We attribute this to the likelihood that when inflation expectations were managed down by the central bank as inflation targets are lowered, downside inflation surprises actively compress price dispersion, while upside surprises amplify it (</w:t>
      </w:r>
      <w:r w:rsidRPr="007E1401">
        <w:t>Bems et al. 2021</w:t>
      </w:r>
      <w:r>
        <w:t xml:space="preserve">; </w:t>
      </w:r>
      <w:r w:rsidRPr="007E1401">
        <w:t>Moessner and Takáts 2020</w:t>
      </w:r>
      <w:r>
        <w:t>).</w:t>
      </w:r>
    </w:p>
    <w:tbl>
      <w:tblPr>
        <w:tblW w:w="5000" w:type="pct"/>
        <w:tblLayout w:type="fixed"/>
        <w:tblLook w:val="0000" w:firstRow="0" w:lastRow="0" w:firstColumn="0" w:lastColumn="0" w:noHBand="0" w:noVBand="0"/>
      </w:tblPr>
      <w:tblGrid>
        <w:gridCol w:w="9071"/>
      </w:tblGrid>
      <w:tr w:rsidR="00921ED3" w14:paraId="26C6DA7A" w14:textId="77777777">
        <w:tc>
          <w:tcPr>
            <w:tcW w:w="7920" w:type="dxa"/>
          </w:tcPr>
          <w:p w14:paraId="2EC2674D" w14:textId="77777777" w:rsidR="00921ED3" w:rsidRDefault="00000000">
            <w:pPr>
              <w:jc w:val="center"/>
            </w:pPr>
            <w:bookmarkStart w:id="425" w:name="fig-unif_quant_reg"/>
            <w:r>
              <w:rPr>
                <w:noProof/>
              </w:rPr>
              <w:drawing>
                <wp:inline distT="0" distB="0" distL="0" distR="0" wp14:anchorId="0E65EF19" wp14:editId="779253F1">
                  <wp:extent cx="5753100" cy="287655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nflation_relative_price_variance_files/figure-docx/fig-unif_quant_reg-1.png"/>
                          <pic:cNvPicPr>
                            <a:picLocks noChangeAspect="1" noChangeArrowheads="1"/>
                          </pic:cNvPicPr>
                        </pic:nvPicPr>
                        <pic:blipFill>
                          <a:blip r:embed="rId18"/>
                          <a:stretch>
                            <a:fillRect/>
                          </a:stretch>
                        </pic:blipFill>
                        <pic:spPr bwMode="auto">
                          <a:xfrm>
                            <a:off x="0" y="0"/>
                            <a:ext cx="5753100" cy="2876550"/>
                          </a:xfrm>
                          <a:prstGeom prst="rect">
                            <a:avLst/>
                          </a:prstGeom>
                          <a:noFill/>
                          <a:ln w="9525">
                            <a:noFill/>
                            <a:headEnd/>
                            <a:tailEnd/>
                          </a:ln>
                        </pic:spPr>
                      </pic:pic>
                    </a:graphicData>
                  </a:graphic>
                </wp:inline>
              </w:drawing>
            </w:r>
          </w:p>
          <w:p w14:paraId="7301CA9D" w14:textId="77777777" w:rsidR="00921ED3" w:rsidRDefault="00000000">
            <w:pPr>
              <w:spacing w:before="200"/>
              <w:jc w:val="left"/>
            </w:pPr>
            <w:r>
              <w:t>Figure 8: Quantile on quantile regressions for the unexpected component of inflation. Note: The x-axis represents the quantiles of the unexpected component of headline inflation, while the y-axis represents the quantiles of RPD.</w:t>
            </w:r>
          </w:p>
        </w:tc>
        <w:bookmarkEnd w:id="425"/>
      </w:tr>
    </w:tbl>
    <w:p w14:paraId="35B8544F" w14:textId="77777777" w:rsidR="00921ED3" w:rsidRDefault="00000000">
      <w:r>
        <w:br w:type="page"/>
      </w:r>
    </w:p>
    <w:p w14:paraId="7B873A4E" w14:textId="77777777" w:rsidR="00921ED3" w:rsidRDefault="00000000" w:rsidP="007E1401">
      <w:pPr>
        <w:pStyle w:val="Heading1"/>
      </w:pPr>
      <w:bookmarkStart w:id="426" w:name="conclusion"/>
      <w:bookmarkEnd w:id="422"/>
      <w:r>
        <w:lastRenderedPageBreak/>
        <w:t>Conclusion</w:t>
      </w:r>
    </w:p>
    <w:p w14:paraId="0DD4B9DA" w14:textId="27138ADE" w:rsidR="00921ED3" w:rsidRDefault="00000000">
      <w:r>
        <w:t xml:space="preserve">This paper </w:t>
      </w:r>
      <w:del w:id="427" w:author="Author">
        <w:r w:rsidDel="00D6442B">
          <w:delText>provides a comprehensive</w:delText>
        </w:r>
      </w:del>
      <w:ins w:id="428" w:author="Author">
        <w:r w:rsidR="00D6442B">
          <w:t>presents an</w:t>
        </w:r>
      </w:ins>
      <w:r>
        <w:t xml:space="preserve"> empirical analysis of the relationship between inflation and relative price dispersion (RPD) in South Africa, highlighting the importance of structural changes in inflation targeting on this nexus. Our findings support the presence of a nonlinear</w:t>
      </w:r>
      <w:r w:rsidR="00AF440A">
        <w:t xml:space="preserve"> and dynamic </w:t>
      </w:r>
      <w:r>
        <w:t>relationship between inflation and RPD, consistent with the signal extraction and monetary search models that allow for a non-zero optimal inflation rate. The semi-parametric estimation reveal</w:t>
      </w:r>
      <w:ins w:id="429" w:author="Author">
        <w:r w:rsidR="00F557CA">
          <w:t>s</w:t>
        </w:r>
      </w:ins>
      <w:del w:id="430" w:author="Author">
        <w:r w:rsidDel="00F557CA">
          <w:delText>ed</w:delText>
        </w:r>
      </w:del>
      <w:r>
        <w:t xml:space="preserve"> that average inflation effects on price dispersion evolve over time, especially around changes in inflation targets</w:t>
      </w:r>
      <w:ins w:id="431" w:author="Author">
        <w:r w:rsidR="0059625E">
          <w:t>,</w:t>
        </w:r>
        <w:r w:rsidR="00666CD1">
          <w:t xml:space="preserve"> and that</w:t>
        </w:r>
      </w:ins>
      <w:r w:rsidR="00AF440A">
        <w:t xml:space="preserve"> </w:t>
      </w:r>
      <w:del w:id="432" w:author="Author">
        <w:r w:rsidR="00AF440A" w:rsidDel="00666CD1">
          <w:delText xml:space="preserve">nevertheless </w:delText>
        </w:r>
      </w:del>
      <w:r w:rsidR="00AF440A">
        <w:t>lower inflation is favourable for RPD</w:t>
      </w:r>
      <w:ins w:id="433" w:author="Author">
        <w:r w:rsidR="00666CD1">
          <w:t>.</w:t>
        </w:r>
      </w:ins>
      <w:del w:id="434" w:author="Author">
        <w:r w:rsidDel="00666CD1">
          <w:delText>,</w:delText>
        </w:r>
      </w:del>
      <w:r>
        <w:t xml:space="preserve"> </w:t>
      </w:r>
      <w:ins w:id="435" w:author="Author">
        <w:r w:rsidR="00666CD1">
          <w:t>T</w:t>
        </w:r>
      </w:ins>
      <w:del w:id="436" w:author="Author">
        <w:r w:rsidDel="00666CD1">
          <w:delText>while t</w:delText>
        </w:r>
      </w:del>
      <w:r>
        <w:t>he quantile-on-quantile regression uncover</w:t>
      </w:r>
      <w:ins w:id="437" w:author="Author">
        <w:r w:rsidR="00666CD1">
          <w:t>s</w:t>
        </w:r>
      </w:ins>
      <w:del w:id="438" w:author="Author">
        <w:r w:rsidDel="00666CD1">
          <w:delText>ed</w:delText>
        </w:r>
      </w:del>
      <w:r>
        <w:t xml:space="preserve"> heterogeneity in the impact of inflation across different parts of the RPD distribution. This dynamic </w:t>
      </w:r>
      <w:r w:rsidR="008555AC">
        <w:t>behaviour</w:t>
      </w:r>
      <w:r>
        <w:t xml:space="preserve"> reinforces the idea that </w:t>
      </w:r>
      <w:r w:rsidR="00AF440A">
        <w:t xml:space="preserve">lower </w:t>
      </w:r>
      <w:r w:rsidR="008555AC">
        <w:t>inflation reduces</w:t>
      </w:r>
      <w:r>
        <w:t xml:space="preserve"> welfare losses associated with price rigidities and informational frictions. Interestingly, testing the predictions of the signal extraction models, inflation surprises in our case do not have a symmetric effect on price relative variability instead of only positive surprises worsen price variability or RPD</w:t>
      </w:r>
    </w:p>
    <w:p w14:paraId="34EA88E2" w14:textId="4A7D810D" w:rsidR="00921ED3" w:rsidRDefault="00000000">
      <w:pPr>
        <w:pStyle w:val="BodyText"/>
      </w:pPr>
      <w:commentRangeStart w:id="439"/>
      <w:r>
        <w:t>The post-2017 period is characteri</w:t>
      </w:r>
      <w:ins w:id="440" w:author="Author">
        <w:r w:rsidR="00CB73F7">
          <w:t>s</w:t>
        </w:r>
      </w:ins>
      <w:del w:id="441" w:author="Author">
        <w:r w:rsidDel="00CB73F7">
          <w:delText>z</w:delText>
        </w:r>
      </w:del>
      <w:r>
        <w:t xml:space="preserve">ed by a unique combination of factors including </w:t>
      </w:r>
      <w:ins w:id="442" w:author="Author">
        <w:r w:rsidR="00CB73F7">
          <w:t xml:space="preserve">a </w:t>
        </w:r>
      </w:ins>
      <w:r>
        <w:t>revised lower inflation target, and significant global shocks such as the COVID-19 pandemic</w:t>
      </w:r>
      <w:del w:id="443" w:author="Author">
        <w:r w:rsidDel="008E3F13">
          <w:delText xml:space="preserve">, supply chain disruptions, energy price shocks, </w:delText>
        </w:r>
      </w:del>
      <w:ins w:id="444" w:author="Author">
        <w:r w:rsidR="008E3F13">
          <w:t xml:space="preserve"> </w:t>
        </w:r>
      </w:ins>
      <w:r>
        <w:t>and the Russia-Ukraine conflict</w:t>
      </w:r>
      <w:ins w:id="445" w:author="Author">
        <w:r w:rsidR="008E3F13">
          <w:t xml:space="preserve">, </w:t>
        </w:r>
      </w:ins>
      <w:commentRangeEnd w:id="439"/>
      <w:r w:rsidR="007D7D13">
        <w:rPr>
          <w:rStyle w:val="CommentReference"/>
          <w:sz w:val="24"/>
          <w:szCs w:val="20"/>
        </w:rPr>
        <w:commentReference w:id="439"/>
      </w:r>
      <w:ins w:id="446" w:author="Author">
        <w:r w:rsidR="008E3F13">
          <w:t>which triggered supply chain disruptions, and energy price shocks</w:t>
        </w:r>
      </w:ins>
      <w:r>
        <w:t>. These elements contributed to synchroni</w:t>
      </w:r>
      <w:ins w:id="447" w:author="Author">
        <w:r w:rsidR="008E3F13">
          <w:t>s</w:t>
        </w:r>
      </w:ins>
      <w:del w:id="448" w:author="Author">
        <w:r w:rsidDel="008E3F13">
          <w:delText>z</w:delText>
        </w:r>
      </w:del>
      <w:r>
        <w:t>ed price adjustments across firms, compressing relative price dispersion</w:t>
      </w:r>
      <w:r w:rsidR="006A561D">
        <w:t>.</w:t>
      </w:r>
      <w:r>
        <w:t xml:space="preserve"> Our results suggest that the inflation-RPD trade-off </w:t>
      </w:r>
      <w:r w:rsidR="00BD3F3E">
        <w:t>will</w:t>
      </w:r>
      <w:r>
        <w:t xml:space="preserve"> mov</w:t>
      </w:r>
      <w:r w:rsidR="00BD3F3E">
        <w:t>e</w:t>
      </w:r>
      <w:r>
        <w:t xml:space="preserve"> towards a more </w:t>
      </w:r>
      <w:r w:rsidR="008555AC">
        <w:t>favourable</w:t>
      </w:r>
      <w:r>
        <w:t xml:space="preserve"> profile compared to the pre-2017 era</w:t>
      </w:r>
      <w:r w:rsidR="006A561D">
        <w:t xml:space="preserve"> as </w:t>
      </w:r>
      <w:r w:rsidR="001155C4">
        <w:t xml:space="preserve">prices are anchored at the recently adopted 3 per cent inflation target. </w:t>
      </w:r>
    </w:p>
    <w:p w14:paraId="249211C8" w14:textId="0028B42D" w:rsidR="00921ED3" w:rsidRDefault="00000000">
      <w:pPr>
        <w:pStyle w:val="BodyText"/>
      </w:pPr>
      <w:r>
        <w:t xml:space="preserve">This analysis contributes to the </w:t>
      </w:r>
      <w:commentRangeStart w:id="449"/>
      <w:r>
        <w:t xml:space="preserve">relatively sparse literature on emerging markets </w:t>
      </w:r>
      <w:commentRangeEnd w:id="449"/>
      <w:r w:rsidR="00BD40A7">
        <w:rPr>
          <w:rStyle w:val="CommentReference"/>
          <w:sz w:val="24"/>
          <w:szCs w:val="20"/>
        </w:rPr>
        <w:commentReference w:id="449"/>
      </w:r>
      <w:r>
        <w:t xml:space="preserve">by providing nuanced insights into how inflation influences relative price variability under evolving monetary policy frameworks. Moreover, </w:t>
      </w:r>
      <w:commentRangeStart w:id="450"/>
      <w:r>
        <w:t xml:space="preserve">our findings are supportive of the decision to lower South Africa’s inflation target in 2025. </w:t>
      </w:r>
      <w:commentRangeEnd w:id="450"/>
      <w:r w:rsidR="003E5300">
        <w:rPr>
          <w:rStyle w:val="CommentReference"/>
          <w:sz w:val="24"/>
          <w:szCs w:val="20"/>
        </w:rPr>
        <w:commentReference w:id="450"/>
      </w:r>
      <w:r>
        <w:t xml:space="preserve">The South African experience—moving from broad inflation bands to more precise target midpoints demonstrates the complex interplay between inflation regimes and price adjustments. Policymakers targeting lower inflation in similar emerging economies should consider </w:t>
      </w:r>
      <w:commentRangeStart w:id="451"/>
      <w:r>
        <w:t xml:space="preserve">these nonlinear dynamics and transitional effects to strike a balance between inflation </w:t>
      </w:r>
      <w:r>
        <w:lastRenderedPageBreak/>
        <w:t>control</w:t>
      </w:r>
      <w:commentRangeEnd w:id="451"/>
      <w:r w:rsidR="00B474CF">
        <w:rPr>
          <w:rStyle w:val="CommentReference"/>
          <w:sz w:val="24"/>
          <w:szCs w:val="20"/>
        </w:rPr>
        <w:commentReference w:id="451"/>
      </w:r>
      <w:r>
        <w:t xml:space="preserve"> and minimi</w:t>
      </w:r>
      <w:ins w:id="452" w:author="Author">
        <w:r w:rsidR="00E068CF">
          <w:t>s</w:t>
        </w:r>
      </w:ins>
      <w:del w:id="453" w:author="Author">
        <w:r w:rsidDel="00E068CF">
          <w:delText>z</w:delText>
        </w:r>
      </w:del>
      <w:r>
        <w:t xml:space="preserve">ing distortions in relative prices that can hinder efficient resource allocation and economic growth. </w:t>
      </w:r>
      <w:commentRangeStart w:id="454"/>
      <w:r>
        <w:t xml:space="preserve">Ultimately, our results advocate for flexible inflation targets that account for structural features of the economy and the benefits of </w:t>
      </w:r>
      <w:r w:rsidR="001155C4">
        <w:t xml:space="preserve">low </w:t>
      </w:r>
      <w:r>
        <w:t>inflation in optimi</w:t>
      </w:r>
      <w:ins w:id="455" w:author="Author">
        <w:r w:rsidR="004A2A8B">
          <w:t>s</w:t>
        </w:r>
      </w:ins>
      <w:del w:id="456" w:author="Author">
        <w:r w:rsidDel="004A2A8B">
          <w:delText>z</w:delText>
        </w:r>
      </w:del>
      <w:r>
        <w:t>ing welfare</w:t>
      </w:r>
      <w:commentRangeEnd w:id="454"/>
      <w:r w:rsidR="00D75DED">
        <w:rPr>
          <w:rStyle w:val="CommentReference"/>
          <w:sz w:val="24"/>
          <w:szCs w:val="20"/>
        </w:rPr>
        <w:commentReference w:id="454"/>
      </w:r>
      <w:r>
        <w:t xml:space="preserve">. </w:t>
      </w:r>
    </w:p>
    <w:p w14:paraId="67C2ECB9" w14:textId="77777777" w:rsidR="00B775C5" w:rsidRDefault="00B775C5">
      <w:pPr>
        <w:widowControl/>
        <w:tabs>
          <w:tab w:val="clear" w:pos="170"/>
        </w:tabs>
        <w:autoSpaceDE/>
        <w:autoSpaceDN/>
        <w:spacing w:after="160" w:line="259" w:lineRule="auto"/>
        <w:jc w:val="left"/>
        <w:rPr>
          <w:rFonts w:eastAsia="Arial" w:cs="Arial"/>
          <w:b/>
          <w:bCs/>
          <w:szCs w:val="24"/>
        </w:rPr>
      </w:pPr>
      <w:bookmarkStart w:id="457" w:name="references"/>
      <w:bookmarkEnd w:id="426"/>
      <w:r>
        <w:br w:type="page"/>
      </w:r>
    </w:p>
    <w:p w14:paraId="12C0EAAB" w14:textId="68B7A1B1" w:rsidR="00921ED3" w:rsidRDefault="00000000" w:rsidP="007E1401">
      <w:pPr>
        <w:pStyle w:val="Heading1"/>
      </w:pPr>
      <w:r>
        <w:lastRenderedPageBreak/>
        <w:t>References</w:t>
      </w:r>
    </w:p>
    <w:p w14:paraId="0DF760C4" w14:textId="77777777" w:rsidR="00921ED3" w:rsidRDefault="00000000">
      <w:bookmarkStart w:id="458" w:name="ref-baglan2016"/>
      <w:bookmarkStart w:id="459" w:name="refs"/>
      <w:r>
        <w:t xml:space="preserve">Baglan, Deniz, M. Ege Yazgan, and Hakan Yilmazkuday. 2016. “Relative Price Variability and Inflation: New Evidence.” </w:t>
      </w:r>
      <w:r>
        <w:rPr>
          <w:i/>
          <w:iCs/>
        </w:rPr>
        <w:t>Journal of Macroeconomics</w:t>
      </w:r>
      <w:r>
        <w:t xml:space="preserve"> 48: 263–82.</w:t>
      </w:r>
    </w:p>
    <w:p w14:paraId="6647ECFB" w14:textId="77777777" w:rsidR="00921ED3" w:rsidRDefault="00000000">
      <w:bookmarkStart w:id="460" w:name="ref-bai1998a"/>
      <w:bookmarkEnd w:id="458"/>
      <w:r>
        <w:t xml:space="preserve">Bai, Jushan, and Pierre Perron. 1998. “Estimating and Testing Linear Models with Multiple Structural Changes.” </w:t>
      </w:r>
      <w:r>
        <w:rPr>
          <w:i/>
          <w:iCs/>
        </w:rPr>
        <w:t>Econometrica</w:t>
      </w:r>
      <w:r>
        <w:t xml:space="preserve">, 47–78. </w:t>
      </w:r>
      <w:hyperlink r:id="rId19">
        <w:r w:rsidR="00921ED3">
          <w:rPr>
            <w:rStyle w:val="Hyperlink"/>
          </w:rPr>
          <w:t>https://www.jstor.org/stable/2998540</w:t>
        </w:r>
      </w:hyperlink>
      <w:r>
        <w:t>.</w:t>
      </w:r>
    </w:p>
    <w:p w14:paraId="705B58B5" w14:textId="77777777" w:rsidR="00921ED3" w:rsidRDefault="00000000">
      <w:bookmarkStart w:id="461" w:name="ref-barro1976"/>
      <w:bookmarkEnd w:id="460"/>
      <w:r>
        <w:t xml:space="preserve">Barro, Robert J. 1976. “Rational Expectations and the Role of Monetary Policy.” </w:t>
      </w:r>
      <w:r>
        <w:rPr>
          <w:i/>
          <w:iCs/>
        </w:rPr>
        <w:t>Journal of Monetary Economics</w:t>
      </w:r>
      <w:r>
        <w:t xml:space="preserve"> 2 (1): 1–32.</w:t>
      </w:r>
    </w:p>
    <w:p w14:paraId="7B671DCC" w14:textId="77777777" w:rsidR="00921ED3" w:rsidRDefault="00000000">
      <w:bookmarkStart w:id="462" w:name="ref-becker2012"/>
      <w:bookmarkEnd w:id="461"/>
      <w:r>
        <w:t xml:space="preserve">Becker, Sascha S., and Dieter Nautz. 2012. “Inflation, Price Dispersion and Market Integration Through the Lens of a Monetary Search Model.” </w:t>
      </w:r>
      <w:r>
        <w:rPr>
          <w:i/>
          <w:iCs/>
        </w:rPr>
        <w:t>European Economic Review</w:t>
      </w:r>
      <w:r>
        <w:t xml:space="preserve"> 56 (3): 624–34.</w:t>
      </w:r>
    </w:p>
    <w:p w14:paraId="3DEF19AA" w14:textId="77777777" w:rsidR="00921ED3" w:rsidRDefault="00000000">
      <w:bookmarkStart w:id="463" w:name="ref-bems2021"/>
      <w:bookmarkEnd w:id="462"/>
      <w:r>
        <w:t xml:space="preserve">Bems, Rudolfs, Francesca Caselli, Francesco Grigoli, and Bertrand Gruss. 2021. “Expectations’ Anchoring and Inflation Persistence.” </w:t>
      </w:r>
      <w:r>
        <w:rPr>
          <w:i/>
          <w:iCs/>
        </w:rPr>
        <w:t>Journal of International Economics</w:t>
      </w:r>
      <w:r>
        <w:t xml:space="preserve"> 132: 103516.</w:t>
      </w:r>
    </w:p>
    <w:p w14:paraId="18B860A8" w14:textId="77777777" w:rsidR="00921ED3" w:rsidRDefault="00000000">
      <w:bookmarkStart w:id="464" w:name="ref-benabou1992"/>
      <w:bookmarkEnd w:id="463"/>
      <w:r>
        <w:t xml:space="preserve">Benabou, Roland. 1992. “Inflation and Efficiency in Search Markets.” </w:t>
      </w:r>
      <w:r>
        <w:rPr>
          <w:i/>
          <w:iCs/>
        </w:rPr>
        <w:t>The Review of Economic Studies</w:t>
      </w:r>
      <w:r>
        <w:t xml:space="preserve"> 59 (2): 299–329.</w:t>
      </w:r>
    </w:p>
    <w:p w14:paraId="7460D4F6" w14:textId="77777777" w:rsidR="00921ED3" w:rsidRDefault="00000000">
      <w:bookmarkStart w:id="465" w:name="ref-caglayan2003"/>
      <w:bookmarkEnd w:id="464"/>
      <w:r>
        <w:t xml:space="preserve">Caglayan, Mustafa, and Alpay Filiztekin. 2003. “Nonlinear Impact of Inflation on Relative Price Variability.” </w:t>
      </w:r>
      <w:r>
        <w:rPr>
          <w:i/>
          <w:iCs/>
        </w:rPr>
        <w:t>Economics Letters</w:t>
      </w:r>
      <w:r>
        <w:t xml:space="preserve"> 79 (2): 213–18.</w:t>
      </w:r>
    </w:p>
    <w:p w14:paraId="41D6C998" w14:textId="77777777" w:rsidR="00921ED3" w:rsidRDefault="00000000">
      <w:bookmarkStart w:id="466" w:name="ref-caraballo2013"/>
      <w:bookmarkEnd w:id="465"/>
      <w:r>
        <w:t xml:space="preserve">Caraballo, Ma Ángeles, and Carlos Dabús. 2013. “Price Dispersion and Optimal Inflation: The Spanish Case.” </w:t>
      </w:r>
      <w:r>
        <w:rPr>
          <w:i/>
          <w:iCs/>
        </w:rPr>
        <w:t>Journal of Applied Economics</w:t>
      </w:r>
      <w:r>
        <w:t xml:space="preserve"> 16 (1): 49–70. </w:t>
      </w:r>
      <w:hyperlink r:id="rId20">
        <w:r w:rsidR="00921ED3">
          <w:rPr>
            <w:rStyle w:val="Hyperlink"/>
          </w:rPr>
          <w:t>https://doi.org/10.1016/S1514-0326(13)60003-3</w:t>
        </w:r>
      </w:hyperlink>
      <w:r>
        <w:t>.</w:t>
      </w:r>
    </w:p>
    <w:p w14:paraId="6800992B" w14:textId="77777777" w:rsidR="00921ED3" w:rsidRDefault="00000000">
      <w:bookmarkStart w:id="467" w:name="ref-chang2020"/>
      <w:bookmarkEnd w:id="466"/>
      <w:r>
        <w:t xml:space="preserve">Chang, Bisharat Hussain, Arshian Sharif, Ameenullah Aman, Norazah Mohd Suki, Asma Salman, and Syed Abdul Rehman Khan. 2020. “The Asymmetric Effects of Oil Price on Sectoral Islamic Stocks: New Evidence from Quantile-on-Quantile Regression Approach.” </w:t>
      </w:r>
      <w:r>
        <w:rPr>
          <w:i/>
          <w:iCs/>
        </w:rPr>
        <w:t>Resources Policy</w:t>
      </w:r>
      <w:r>
        <w:t xml:space="preserve"> 65: 101571.</w:t>
      </w:r>
    </w:p>
    <w:p w14:paraId="7A00F55D" w14:textId="77777777" w:rsidR="00921ED3" w:rsidRDefault="00000000">
      <w:bookmarkStart w:id="468" w:name="ref-choi2010"/>
      <w:bookmarkEnd w:id="467"/>
      <w:r>
        <w:t xml:space="preserve">Choi, Chi-Young. 2010. “Reconsidering the Relationship Between Inflation and Relative Price Variability.” </w:t>
      </w:r>
      <w:r>
        <w:rPr>
          <w:i/>
          <w:iCs/>
        </w:rPr>
        <w:t>Journal of Money, Credit and Banking</w:t>
      </w:r>
      <w:r>
        <w:t xml:space="preserve"> 42 (5): 769–98. </w:t>
      </w:r>
      <w:hyperlink r:id="rId21">
        <w:r w:rsidR="00921ED3">
          <w:rPr>
            <w:rStyle w:val="Hyperlink"/>
          </w:rPr>
          <w:t>https://doi.org/10.1111/j.1538-4616.2010.00307.x</w:t>
        </w:r>
      </w:hyperlink>
      <w:r>
        <w:t>.</w:t>
      </w:r>
    </w:p>
    <w:p w14:paraId="11D1DC76" w14:textId="77777777" w:rsidR="00921ED3" w:rsidRDefault="00000000">
      <w:bookmarkStart w:id="469" w:name="ref-choi2011"/>
      <w:bookmarkEnd w:id="468"/>
      <w:r>
        <w:t xml:space="preserve">Choi, Chi-Young, Young Se Kim, and Róisín O’Sullivan. 2011. “Inflation Targeting and Relative Price Variability: What Difference Does Inflation Targeting Make?” </w:t>
      </w:r>
      <w:r>
        <w:rPr>
          <w:i/>
          <w:iCs/>
        </w:rPr>
        <w:t>Southern Economic Journal</w:t>
      </w:r>
      <w:r>
        <w:t xml:space="preserve"> 77 (4): 934–57. </w:t>
      </w:r>
      <w:hyperlink r:id="rId22">
        <w:r w:rsidR="00921ED3">
          <w:rPr>
            <w:rStyle w:val="Hyperlink"/>
          </w:rPr>
          <w:t>https://doi.org/10.4284/0038-4038-77.4.934</w:t>
        </w:r>
      </w:hyperlink>
      <w:r>
        <w:t>.</w:t>
      </w:r>
    </w:p>
    <w:p w14:paraId="3B034F18" w14:textId="77777777" w:rsidR="00921ED3" w:rsidRDefault="00000000">
      <w:bookmarkStart w:id="470" w:name="ref-cukierman1983"/>
      <w:bookmarkEnd w:id="469"/>
      <w:r>
        <w:t xml:space="preserve">Cukierman, Alex. 1983. “Relative Price Variability and Inflation: A Survey and Further Results.” In </w:t>
      </w:r>
      <w:r>
        <w:rPr>
          <w:i/>
          <w:iCs/>
        </w:rPr>
        <w:t>Carnegie-Rochester Conference Series on Public Policy</w:t>
      </w:r>
      <w:r>
        <w:t>, 19:103–57. Elsevier.</w:t>
      </w:r>
    </w:p>
    <w:p w14:paraId="08FE165A" w14:textId="77777777" w:rsidR="00921ED3" w:rsidRDefault="00000000">
      <w:bookmarkStart w:id="471" w:name="ref-damjanovic2010"/>
      <w:bookmarkEnd w:id="470"/>
      <w:r>
        <w:t xml:space="preserve">Damjanovic, Tatiana, and Charles Nolan. 2010. “Relative Price Distortions and Inflation Persistence.” </w:t>
      </w:r>
      <w:r>
        <w:rPr>
          <w:i/>
          <w:iCs/>
        </w:rPr>
        <w:t>The Economic Journal</w:t>
      </w:r>
      <w:r>
        <w:t xml:space="preserve"> 120 (547): 1080–99.</w:t>
      </w:r>
    </w:p>
    <w:p w14:paraId="16AC2AE1" w14:textId="77777777" w:rsidR="00921ED3" w:rsidRDefault="00000000">
      <w:bookmarkStart w:id="472" w:name="ref-diercks2019"/>
      <w:bookmarkEnd w:id="471"/>
      <w:r>
        <w:t xml:space="preserve">Diercks, Anthony M. 2019. “The Reader’s Guide to Optimal Monetary Policy.” </w:t>
      </w:r>
      <w:r>
        <w:rPr>
          <w:i/>
          <w:iCs/>
        </w:rPr>
        <w:t>Available at SSRN 2989237</w:t>
      </w:r>
      <w:r>
        <w:t>.</w:t>
      </w:r>
    </w:p>
    <w:p w14:paraId="65F5A558" w14:textId="77777777" w:rsidR="00921ED3" w:rsidRDefault="00000000">
      <w:bookmarkStart w:id="473" w:name="ref-durand2023"/>
      <w:bookmarkEnd w:id="472"/>
      <w:r>
        <w:t xml:space="preserve">Du Rand, Gideon, Hylton Hollander, and Dawie Van Lill. 2023. </w:t>
      </w:r>
      <w:r>
        <w:rPr>
          <w:i/>
          <w:iCs/>
        </w:rPr>
        <w:t>A Deep Learning Approach to Estimation of the Phillips Curve in South Africa</w:t>
      </w:r>
      <w:r>
        <w:t>. 2023/79. WIDER Working Paper.</w:t>
      </w:r>
    </w:p>
    <w:p w14:paraId="1BD5163C" w14:textId="77777777" w:rsidR="00921ED3" w:rsidRDefault="00000000">
      <w:bookmarkStart w:id="474" w:name="ref-fielding2000"/>
      <w:bookmarkEnd w:id="473"/>
      <w:r>
        <w:t xml:space="preserve">Fielding, David, and Paul Mizen. 2000. “Relative Price Variability and Inflation in Europe.” </w:t>
      </w:r>
      <w:r>
        <w:rPr>
          <w:i/>
          <w:iCs/>
        </w:rPr>
        <w:t>Economica</w:t>
      </w:r>
      <w:r>
        <w:t xml:space="preserve"> 67 (265): 57–78. </w:t>
      </w:r>
      <w:hyperlink r:id="rId23">
        <w:r w:rsidR="00921ED3">
          <w:rPr>
            <w:rStyle w:val="Hyperlink"/>
          </w:rPr>
          <w:t>https://doi.org/10.1111/1468-0335.00195</w:t>
        </w:r>
      </w:hyperlink>
      <w:r>
        <w:t>.</w:t>
      </w:r>
    </w:p>
    <w:p w14:paraId="58C2B989" w14:textId="1F4E5CFC" w:rsidR="00921ED3" w:rsidRDefault="00000000">
      <w:bookmarkStart w:id="475" w:name="ref-gupta2018"/>
      <w:bookmarkEnd w:id="474"/>
      <w:r>
        <w:t>Gupta, Rangan, Christian Pierdzioch, Ref</w:t>
      </w:r>
      <w:r w:rsidR="008555AC">
        <w:t>e</w:t>
      </w:r>
      <w:r>
        <w:t xml:space="preserve">k Selmi, and Mark E. Wohar. 2018. “Does Partisan Conflict Predict a Reduction in US Stock Market (Realized) Volatility? Evidence from a Quantile-on-Quantile Regression Model.” </w:t>
      </w:r>
      <w:r>
        <w:rPr>
          <w:i/>
          <w:iCs/>
        </w:rPr>
        <w:t>The North American Journal of Economics and Finance</w:t>
      </w:r>
      <w:r>
        <w:t xml:space="preserve"> 43: 87–96.</w:t>
      </w:r>
    </w:p>
    <w:p w14:paraId="4154B062" w14:textId="77777777" w:rsidR="00921ED3" w:rsidRDefault="00000000">
      <w:bookmarkStart w:id="476" w:name="ref-head2005"/>
      <w:bookmarkEnd w:id="475"/>
      <w:r>
        <w:t xml:space="preserve">Head, Allen, and Alok Kumar. 2005. “Price Dispersion, Inflation, and Welfare.” </w:t>
      </w:r>
      <w:r>
        <w:rPr>
          <w:i/>
          <w:iCs/>
        </w:rPr>
        <w:t>International Economic Review</w:t>
      </w:r>
      <w:r>
        <w:t xml:space="preserve"> 46 (2): 533–72. </w:t>
      </w:r>
      <w:hyperlink r:id="rId24">
        <w:r w:rsidR="00921ED3">
          <w:rPr>
            <w:rStyle w:val="Hyperlink"/>
          </w:rPr>
          <w:t>https://doi.org/10.1111/j.1468-2354.2005.00333.x</w:t>
        </w:r>
      </w:hyperlink>
      <w:r>
        <w:t>.</w:t>
      </w:r>
    </w:p>
    <w:p w14:paraId="68FF83DA" w14:textId="77777777" w:rsidR="00921ED3" w:rsidRDefault="00000000">
      <w:bookmarkStart w:id="477" w:name="ref-hercowitz1981"/>
      <w:bookmarkEnd w:id="476"/>
      <w:r>
        <w:t xml:space="preserve">Hercowitz, Zvi. 1981. “Money and the Dispersion of Relative Prices.” </w:t>
      </w:r>
      <w:r>
        <w:rPr>
          <w:i/>
          <w:iCs/>
        </w:rPr>
        <w:t>Journal of Political Economy</w:t>
      </w:r>
      <w:r>
        <w:t xml:space="preserve"> 89 (2): 328–56. </w:t>
      </w:r>
      <w:hyperlink r:id="rId25">
        <w:r w:rsidR="00921ED3">
          <w:rPr>
            <w:rStyle w:val="Hyperlink"/>
          </w:rPr>
          <w:t>https://doi.org/10.1086/260968</w:t>
        </w:r>
      </w:hyperlink>
      <w:r>
        <w:t>.</w:t>
      </w:r>
    </w:p>
    <w:p w14:paraId="2D7243BF" w14:textId="77777777" w:rsidR="00921ED3" w:rsidRDefault="00000000">
      <w:bookmarkStart w:id="478" w:name="ref-hornstein2024"/>
      <w:bookmarkEnd w:id="477"/>
      <w:r>
        <w:t xml:space="preserve">Hornstein, Andreas, Francisco J. Ruge-Murcia, and Alexander L. Wolman. 2024. “The </w:t>
      </w:r>
      <w:r>
        <w:lastRenderedPageBreak/>
        <w:t>Relationship Between Inflation and the Distribution of Relative Price Changes.”</w:t>
      </w:r>
    </w:p>
    <w:p w14:paraId="139DD267" w14:textId="77777777" w:rsidR="00921ED3" w:rsidRDefault="00000000">
      <w:bookmarkStart w:id="479" w:name="ref-koenker2017"/>
      <w:bookmarkEnd w:id="478"/>
      <w:r>
        <w:t xml:space="preserve">Koenker, Roger. 2017. “Quantile Regression: 40 Years On.” </w:t>
      </w:r>
      <w:r>
        <w:rPr>
          <w:i/>
          <w:iCs/>
        </w:rPr>
        <w:t>Annual Review of Economics</w:t>
      </w:r>
      <w:r>
        <w:t xml:space="preserve"> 9 (1): 155–76. </w:t>
      </w:r>
      <w:hyperlink r:id="rId26">
        <w:r w:rsidR="00921ED3">
          <w:rPr>
            <w:rStyle w:val="Hyperlink"/>
          </w:rPr>
          <w:t>https://doi.org/10.1146/annurev-economics-063016-103651</w:t>
        </w:r>
      </w:hyperlink>
      <w:r>
        <w:t>.</w:t>
      </w:r>
    </w:p>
    <w:p w14:paraId="289D6EFE" w14:textId="77777777" w:rsidR="00921ED3" w:rsidRDefault="00000000">
      <w:bookmarkStart w:id="480" w:name="ref-koenker1978a"/>
      <w:bookmarkEnd w:id="479"/>
      <w:r>
        <w:t xml:space="preserve">Koenker, Roger, and Gilbert Bassett Jr. 1978. “Regression Quantiles.” </w:t>
      </w:r>
      <w:r>
        <w:rPr>
          <w:i/>
          <w:iCs/>
        </w:rPr>
        <w:t>Econometrica: Journal of the Econometric Society</w:t>
      </w:r>
      <w:r>
        <w:t xml:space="preserve">, 33–50. </w:t>
      </w:r>
      <w:hyperlink r:id="rId27">
        <w:r w:rsidR="00921ED3">
          <w:rPr>
            <w:rStyle w:val="Hyperlink"/>
          </w:rPr>
          <w:t>https://www.jstor.org/stable/1913643</w:t>
        </w:r>
      </w:hyperlink>
      <w:r>
        <w:t>.</w:t>
      </w:r>
    </w:p>
    <w:p w14:paraId="3AB7DB3E" w14:textId="1153373F" w:rsidR="00921ED3" w:rsidRDefault="00000000">
      <w:bookmarkStart w:id="481" w:name="ref-lach1992"/>
      <w:bookmarkEnd w:id="480"/>
      <w:r>
        <w:t>Lach, Saul, and Daniel Tsiddon. 1992. “The Behavior of Prices and Inflation: An Empirical Analysis of Disaggregat</w:t>
      </w:r>
      <w:r w:rsidR="008555AC">
        <w:t>ed</w:t>
      </w:r>
      <w:r>
        <w:t xml:space="preserve"> Price Data.” </w:t>
      </w:r>
      <w:r>
        <w:rPr>
          <w:i/>
          <w:iCs/>
        </w:rPr>
        <w:t>Journal of Political Economy</w:t>
      </w:r>
      <w:r>
        <w:t xml:space="preserve"> 100 (2): 349–89. </w:t>
      </w:r>
      <w:hyperlink r:id="rId28">
        <w:r w:rsidR="00921ED3">
          <w:rPr>
            <w:rStyle w:val="Hyperlink"/>
          </w:rPr>
          <w:t>https://doi.org/10.1086/261821</w:t>
        </w:r>
      </w:hyperlink>
      <w:r>
        <w:t>.</w:t>
      </w:r>
    </w:p>
    <w:p w14:paraId="3A62B29D" w14:textId="77777777" w:rsidR="00921ED3" w:rsidRDefault="00000000">
      <w:bookmarkStart w:id="482" w:name="ref-lucas1973"/>
      <w:bookmarkEnd w:id="481"/>
      <w:r>
        <w:t xml:space="preserve">Lucas, Robert E. 1973. “Some International Evidence on Output-Inflation Tradeoffs.” </w:t>
      </w:r>
      <w:r>
        <w:rPr>
          <w:i/>
          <w:iCs/>
        </w:rPr>
        <w:t>The American Economic Review</w:t>
      </w:r>
      <w:r>
        <w:t xml:space="preserve"> 63 (3): 326–34. </w:t>
      </w:r>
      <w:hyperlink r:id="rId29">
        <w:r w:rsidR="00921ED3">
          <w:rPr>
            <w:rStyle w:val="Hyperlink"/>
          </w:rPr>
          <w:t>https://www.jstor.org/stable/1914364</w:t>
        </w:r>
      </w:hyperlink>
      <w:r>
        <w:t>.</w:t>
      </w:r>
    </w:p>
    <w:p w14:paraId="776B09BF" w14:textId="77777777" w:rsidR="00921ED3" w:rsidRDefault="00000000">
      <w:bookmarkStart w:id="483" w:name="ref-mishra2019"/>
      <w:bookmarkEnd w:id="482"/>
      <w:r>
        <w:t xml:space="preserve">Mishra, Shekhar, Arshian Sharif, Sashikanta Khuntia, Muhammad Saeed Meo, and Syed Abdul Rehman Khan. 2019. “Does Oil Prices Impede Islamic Stock Indices? Fresh Insights from Wavelet-Based Quantile-on-Quantile Approach.” </w:t>
      </w:r>
      <w:r>
        <w:rPr>
          <w:i/>
          <w:iCs/>
        </w:rPr>
        <w:t>Resources Policy</w:t>
      </w:r>
      <w:r>
        <w:t xml:space="preserve"> 62: 292–304.</w:t>
      </w:r>
    </w:p>
    <w:p w14:paraId="6061E6FC" w14:textId="77777777" w:rsidR="00921ED3" w:rsidRDefault="00000000">
      <w:bookmarkStart w:id="484" w:name="ref-moessner2020"/>
      <w:bookmarkEnd w:id="483"/>
      <w:r>
        <w:t>Moessner, Richhild, and El\Hod Takáts. 2020. “How Well-Anchored Are Long-Term Inflation Expectations?”</w:t>
      </w:r>
    </w:p>
    <w:p w14:paraId="26E74277" w14:textId="77777777" w:rsidR="00921ED3" w:rsidRDefault="00000000">
      <w:bookmarkStart w:id="485" w:name="ref-nakamura2018"/>
      <w:bookmarkEnd w:id="484"/>
      <w:r>
        <w:t xml:space="preserve">Nakamura, Emi, Jón Steinsson, Patrick Sun, and Daniel Villar. 2018. “The Elusive Costs of Inflation: Price Dispersion During the US Great Inflation.” </w:t>
      </w:r>
      <w:r>
        <w:rPr>
          <w:i/>
          <w:iCs/>
        </w:rPr>
        <w:t>The Quarterly Journal of Economics</w:t>
      </w:r>
      <w:r>
        <w:t xml:space="preserve"> 133 (4): 1933–80.</w:t>
      </w:r>
    </w:p>
    <w:p w14:paraId="10ED9ECF" w14:textId="77777777" w:rsidR="00921ED3" w:rsidRDefault="00000000">
      <w:bookmarkStart w:id="486" w:name="ref-ndou2017"/>
      <w:bookmarkEnd w:id="485"/>
      <w:r>
        <w:t xml:space="preserve">Ndou, Eliphas, and Nombulelo Gumata. 2017. </w:t>
      </w:r>
      <w:r>
        <w:rPr>
          <w:i/>
          <w:iCs/>
        </w:rPr>
        <w:t>Inflation Dynamics in South Africa: The Role of Thresholds, Exchange Rate Pass-Through and Inflation Expectations on Policy Trade-Offs</w:t>
      </w:r>
      <w:r>
        <w:t>. Springer.</w:t>
      </w:r>
    </w:p>
    <w:p w14:paraId="06F21AEF" w14:textId="77777777" w:rsidR="00921ED3" w:rsidRDefault="00000000">
      <w:bookmarkStart w:id="487" w:name="ref-ndou2014"/>
      <w:bookmarkEnd w:id="486"/>
      <w:r>
        <w:t xml:space="preserve">Ndou, Eliphas, and Siobhan Redford. 2014. “Relative Price Variability: Which Components of the Consumer Price Index Contribute Towards Its Variability?” </w:t>
      </w:r>
      <w:r>
        <w:rPr>
          <w:i/>
          <w:iCs/>
        </w:rPr>
        <w:t>South African Reserve Bank Working Paper Series</w:t>
      </w:r>
      <w:r>
        <w:t>.</w:t>
      </w:r>
    </w:p>
    <w:p w14:paraId="10FFEAFD" w14:textId="77777777" w:rsidR="00921ED3" w:rsidRDefault="00000000">
      <w:bookmarkStart w:id="488" w:name="ref-robinson1988a"/>
      <w:bookmarkEnd w:id="487"/>
      <w:r>
        <w:lastRenderedPageBreak/>
        <w:t xml:space="preserve">Robinson, Peter M. 1988. “Root-N-consistent Semiparametric Regression.” </w:t>
      </w:r>
      <w:r>
        <w:rPr>
          <w:i/>
          <w:iCs/>
        </w:rPr>
        <w:t>Econometrica: Journal of the Econometric Society</w:t>
      </w:r>
      <w:r>
        <w:t xml:space="preserve">, 931–54. </w:t>
      </w:r>
      <w:hyperlink r:id="rId30">
        <w:r w:rsidR="00921ED3">
          <w:rPr>
            <w:rStyle w:val="Hyperlink"/>
          </w:rPr>
          <w:t>https://www.jstor.org/stable/1912705</w:t>
        </w:r>
      </w:hyperlink>
      <w:r>
        <w:t>.</w:t>
      </w:r>
    </w:p>
    <w:p w14:paraId="44E6AD2C" w14:textId="77777777" w:rsidR="00921ED3" w:rsidRDefault="00000000">
      <w:bookmarkStart w:id="489" w:name="ref-rotemberg1983"/>
      <w:bookmarkEnd w:id="488"/>
      <w:r>
        <w:t xml:space="preserve">Rotemberg, Julio J. 1983. “Aggregate Consequences of Fixed Costs of Price Adjustment.” </w:t>
      </w:r>
      <w:r>
        <w:rPr>
          <w:i/>
          <w:iCs/>
        </w:rPr>
        <w:t>The American Economic Review</w:t>
      </w:r>
      <w:r>
        <w:t xml:space="preserve"> 73 (3): 433–36. </w:t>
      </w:r>
      <w:hyperlink r:id="rId31">
        <w:r w:rsidR="00921ED3">
          <w:rPr>
            <w:rStyle w:val="Hyperlink"/>
          </w:rPr>
          <w:t>https://www.jstor.org/stable/1808128</w:t>
        </w:r>
      </w:hyperlink>
      <w:r>
        <w:t>.</w:t>
      </w:r>
    </w:p>
    <w:p w14:paraId="608E52D7" w14:textId="77777777" w:rsidR="00921ED3" w:rsidRDefault="00000000">
      <w:bookmarkStart w:id="490" w:name="ref-sara-zaror2024"/>
      <w:bookmarkEnd w:id="489"/>
      <w:r>
        <w:t xml:space="preserve">Sara-Zaror, Francisca. 2024. “Inflation, Price Dispersion, and Welfare: The Role of Consumer Search.” </w:t>
      </w:r>
      <w:r>
        <w:rPr>
          <w:i/>
          <w:iCs/>
        </w:rPr>
        <w:t>Available at SSRN 4127502</w:t>
      </w:r>
      <w:r>
        <w:t>.</w:t>
      </w:r>
    </w:p>
    <w:p w14:paraId="4F0CE47C" w14:textId="77777777" w:rsidR="00921ED3" w:rsidRDefault="00000000">
      <w:bookmarkStart w:id="491" w:name="ref-sheshinki1979"/>
      <w:bookmarkEnd w:id="490"/>
      <w:r>
        <w:t xml:space="preserve">Sheshinski, Eytan, and Yoram Weiss. 1979. “Demand for Fixed Factors, Inflation and Adjustment Costs.” </w:t>
      </w:r>
      <w:r>
        <w:rPr>
          <w:i/>
          <w:iCs/>
        </w:rPr>
        <w:t>The Review of Economic Studies</w:t>
      </w:r>
      <w:r>
        <w:t xml:space="preserve"> 46 (1): 31–45.</w:t>
      </w:r>
    </w:p>
    <w:p w14:paraId="3CA655D8" w14:textId="77777777" w:rsidR="00921ED3" w:rsidRDefault="00000000">
      <w:bookmarkStart w:id="492" w:name="ref-sheshinski1983"/>
      <w:bookmarkEnd w:id="491"/>
      <w:r>
        <w:t xml:space="preserve">———. 1983. “Optimum Pricing Policy Under Stochastic Inflation.” </w:t>
      </w:r>
      <w:r>
        <w:rPr>
          <w:i/>
          <w:iCs/>
        </w:rPr>
        <w:t>The Review of Economic Studies</w:t>
      </w:r>
      <w:r>
        <w:t xml:space="preserve"> 50 (3): 513–29.</w:t>
      </w:r>
    </w:p>
    <w:p w14:paraId="54380F6B" w14:textId="476FD144" w:rsidR="00921ED3" w:rsidRDefault="00000000">
      <w:bookmarkStart w:id="493" w:name="ref-sim2016"/>
      <w:bookmarkEnd w:id="492"/>
      <w:r>
        <w:t>Sim, Nicholas. 2016. “</w:t>
      </w:r>
      <w:r w:rsidR="008555AC">
        <w:t>Modelling</w:t>
      </w:r>
      <w:r>
        <w:t xml:space="preserve"> the Dependence Structures of Financial Assets Through the Copula Quantile-on-Quantile Approach.” </w:t>
      </w:r>
      <w:r>
        <w:rPr>
          <w:i/>
          <w:iCs/>
        </w:rPr>
        <w:t>International Review of Financial Analysis</w:t>
      </w:r>
      <w:r>
        <w:t xml:space="preserve"> 48: 31–45.</w:t>
      </w:r>
    </w:p>
    <w:p w14:paraId="7629CB65" w14:textId="77777777" w:rsidR="00B775C5" w:rsidRDefault="00B775C5">
      <w:pPr>
        <w:widowControl/>
        <w:tabs>
          <w:tab w:val="clear" w:pos="170"/>
        </w:tabs>
        <w:autoSpaceDE/>
        <w:autoSpaceDN/>
        <w:spacing w:after="160" w:line="259" w:lineRule="auto"/>
        <w:jc w:val="left"/>
        <w:rPr>
          <w:rFonts w:eastAsia="Arial" w:cs="Arial"/>
          <w:b/>
          <w:bCs/>
          <w:szCs w:val="24"/>
        </w:rPr>
      </w:pPr>
      <w:bookmarkStart w:id="494" w:name="appendix-data-and-descriptive-statistics"/>
      <w:bookmarkEnd w:id="457"/>
      <w:bookmarkEnd w:id="459"/>
      <w:bookmarkEnd w:id="493"/>
      <w:r>
        <w:br w:type="page"/>
      </w:r>
    </w:p>
    <w:p w14:paraId="05B44E72" w14:textId="3C0064DA" w:rsidR="00921ED3" w:rsidRDefault="00000000" w:rsidP="007E1401">
      <w:pPr>
        <w:pStyle w:val="Heading1"/>
      </w:pPr>
      <w:r>
        <w:lastRenderedPageBreak/>
        <w:t>Appendix: Data and descriptive statistics</w:t>
      </w:r>
    </w:p>
    <w:p w14:paraId="71322555" w14:textId="77777777" w:rsidR="00921ED3" w:rsidRDefault="00000000">
      <w:pPr>
        <w:pStyle w:val="Heading2"/>
      </w:pPr>
      <w:bookmarkStart w:id="495" w:name="data"/>
      <w:r>
        <w:t>Data</w:t>
      </w:r>
    </w:p>
    <w:tbl>
      <w:tblPr>
        <w:tblW w:w="5000" w:type="pct"/>
        <w:tblLayout w:type="fixed"/>
        <w:tblLook w:val="0000" w:firstRow="0" w:lastRow="0" w:firstColumn="0" w:lastColumn="0" w:noHBand="0" w:noVBand="0"/>
      </w:tblPr>
      <w:tblGrid>
        <w:gridCol w:w="9071"/>
      </w:tblGrid>
      <w:tr w:rsidR="00921ED3" w14:paraId="75D8E77D" w14:textId="77777777">
        <w:tc>
          <w:tcPr>
            <w:tcW w:w="7920" w:type="dxa"/>
          </w:tcPr>
          <w:p w14:paraId="2BCF1761" w14:textId="77777777" w:rsidR="00921ED3" w:rsidRDefault="00000000">
            <w:pPr>
              <w:jc w:val="center"/>
            </w:pPr>
            <w:bookmarkStart w:id="496" w:name="fig-headline_inflation"/>
            <w:r>
              <w:rPr>
                <w:noProof/>
              </w:rPr>
              <w:drawing>
                <wp:inline distT="0" distB="0" distL="0" distR="0" wp14:anchorId="43AB37CA" wp14:editId="1A882829">
                  <wp:extent cx="5753100" cy="2157412"/>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inflation_relative_price_variance_files/figure-docx/fig-headline_inflation-1.png"/>
                          <pic:cNvPicPr>
                            <a:picLocks noChangeAspect="1" noChangeArrowheads="1"/>
                          </pic:cNvPicPr>
                        </pic:nvPicPr>
                        <pic:blipFill>
                          <a:blip r:embed="rId32"/>
                          <a:stretch>
                            <a:fillRect/>
                          </a:stretch>
                        </pic:blipFill>
                        <pic:spPr bwMode="auto">
                          <a:xfrm>
                            <a:off x="0" y="0"/>
                            <a:ext cx="5753100" cy="2157412"/>
                          </a:xfrm>
                          <a:prstGeom prst="rect">
                            <a:avLst/>
                          </a:prstGeom>
                          <a:noFill/>
                          <a:ln w="9525">
                            <a:noFill/>
                            <a:headEnd/>
                            <a:tailEnd/>
                          </a:ln>
                        </pic:spPr>
                      </pic:pic>
                    </a:graphicData>
                  </a:graphic>
                </wp:inline>
              </w:drawing>
            </w:r>
          </w:p>
          <w:p w14:paraId="42C0B47D" w14:textId="77777777" w:rsidR="00921ED3" w:rsidRDefault="00000000">
            <w:pPr>
              <w:spacing w:before="200"/>
              <w:jc w:val="left"/>
            </w:pPr>
            <w:r>
              <w:t>Figure 9: Headline inflation (%).</w:t>
            </w:r>
          </w:p>
        </w:tc>
        <w:bookmarkEnd w:id="496"/>
      </w:tr>
      <w:tr w:rsidR="00921ED3" w14:paraId="0840B9AB" w14:textId="77777777">
        <w:tc>
          <w:tcPr>
            <w:tcW w:w="7920" w:type="dxa"/>
          </w:tcPr>
          <w:p w14:paraId="1D359C93" w14:textId="77777777" w:rsidR="00921ED3" w:rsidRDefault="00000000">
            <w:pPr>
              <w:jc w:val="center"/>
            </w:pPr>
            <w:bookmarkStart w:id="497" w:name="fig-price_data"/>
            <w:r>
              <w:rPr>
                <w:noProof/>
              </w:rPr>
              <w:lastRenderedPageBreak/>
              <w:drawing>
                <wp:inline distT="0" distB="0" distL="0" distR="0" wp14:anchorId="74797652" wp14:editId="72BD284A">
                  <wp:extent cx="5753100" cy="647223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inflation_relative_price_variance_files/figure-docx/fig-price_data-1.png"/>
                          <pic:cNvPicPr>
                            <a:picLocks noChangeAspect="1" noChangeArrowheads="1"/>
                          </pic:cNvPicPr>
                        </pic:nvPicPr>
                        <pic:blipFill>
                          <a:blip r:embed="rId33"/>
                          <a:stretch>
                            <a:fillRect/>
                          </a:stretch>
                        </pic:blipFill>
                        <pic:spPr bwMode="auto">
                          <a:xfrm>
                            <a:off x="0" y="0"/>
                            <a:ext cx="5753100" cy="6472237"/>
                          </a:xfrm>
                          <a:prstGeom prst="rect">
                            <a:avLst/>
                          </a:prstGeom>
                          <a:noFill/>
                          <a:ln w="9525">
                            <a:noFill/>
                            <a:headEnd/>
                            <a:tailEnd/>
                          </a:ln>
                        </pic:spPr>
                      </pic:pic>
                    </a:graphicData>
                  </a:graphic>
                </wp:inline>
              </w:drawing>
            </w:r>
          </w:p>
          <w:p w14:paraId="2CC4781D" w14:textId="77777777" w:rsidR="00921ED3" w:rsidRDefault="00000000">
            <w:pPr>
              <w:spacing w:before="200"/>
              <w:jc w:val="left"/>
            </w:pPr>
            <w:r>
              <w:t>Figure 10: Inflation categories (%)</w:t>
            </w:r>
          </w:p>
        </w:tc>
        <w:bookmarkEnd w:id="497"/>
      </w:tr>
      <w:tr w:rsidR="00921ED3" w14:paraId="0B325243" w14:textId="77777777">
        <w:tc>
          <w:tcPr>
            <w:tcW w:w="7920" w:type="dxa"/>
          </w:tcPr>
          <w:p w14:paraId="361F9363" w14:textId="77777777" w:rsidR="00921ED3" w:rsidRDefault="00000000">
            <w:pPr>
              <w:jc w:val="center"/>
            </w:pPr>
            <w:bookmarkStart w:id="498" w:name="fig-weights"/>
            <w:r>
              <w:rPr>
                <w:noProof/>
              </w:rPr>
              <w:lastRenderedPageBreak/>
              <w:drawing>
                <wp:inline distT="0" distB="0" distL="0" distR="0" wp14:anchorId="5DBF8C80" wp14:editId="187E00D1">
                  <wp:extent cx="5753100" cy="3595687"/>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inflation_relative_price_variance_files/figure-docx/fig-weights-1.png"/>
                          <pic:cNvPicPr>
                            <a:picLocks noChangeAspect="1" noChangeArrowheads="1"/>
                          </pic:cNvPicPr>
                        </pic:nvPicPr>
                        <pic:blipFill>
                          <a:blip r:embed="rId34"/>
                          <a:stretch>
                            <a:fillRect/>
                          </a:stretch>
                        </pic:blipFill>
                        <pic:spPr bwMode="auto">
                          <a:xfrm>
                            <a:off x="0" y="0"/>
                            <a:ext cx="5753100" cy="3595687"/>
                          </a:xfrm>
                          <a:prstGeom prst="rect">
                            <a:avLst/>
                          </a:prstGeom>
                          <a:noFill/>
                          <a:ln w="9525">
                            <a:noFill/>
                            <a:headEnd/>
                            <a:tailEnd/>
                          </a:ln>
                        </pic:spPr>
                      </pic:pic>
                    </a:graphicData>
                  </a:graphic>
                </wp:inline>
              </w:drawing>
            </w:r>
          </w:p>
          <w:p w14:paraId="746614A1" w14:textId="6F3FD63F" w:rsidR="00921ED3" w:rsidRDefault="00000000">
            <w:pPr>
              <w:spacing w:before="200"/>
              <w:jc w:val="left"/>
            </w:pPr>
            <w:r>
              <w:t xml:space="preserve">Figure 11: CPI Weights. Note: Due to a lack of data, some categories (no </w:t>
            </w:r>
            <w:r w:rsidR="008555AC">
              <w:t>spirits</w:t>
            </w:r>
            <w:r>
              <w:t xml:space="preserve">; transport services of goods; household textiles; </w:t>
            </w:r>
            <w:r w:rsidR="008555AC">
              <w:t>glassware, tableware</w:t>
            </w:r>
            <w:r>
              <w:t>, and house utensils; and Tools and equipment for house and garden) have been excluded.</w:t>
            </w:r>
          </w:p>
        </w:tc>
        <w:bookmarkEnd w:id="498"/>
      </w:tr>
    </w:tbl>
    <w:p w14:paraId="248A8BDD" w14:textId="77777777" w:rsidR="00921ED3" w:rsidRDefault="00000000">
      <w:r>
        <w:br w:type="page"/>
      </w:r>
    </w:p>
    <w:p w14:paraId="7224679C" w14:textId="77777777" w:rsidR="00921ED3" w:rsidRDefault="00000000">
      <w:pPr>
        <w:pStyle w:val="Heading2"/>
      </w:pPr>
      <w:bookmarkStart w:id="499" w:name="descriptive-statistics"/>
      <w:bookmarkEnd w:id="495"/>
      <w:r>
        <w:lastRenderedPageBreak/>
        <w:t>Descriptive statistics</w:t>
      </w:r>
    </w:p>
    <w:tbl>
      <w:tblPr>
        <w:tblW w:w="5000" w:type="pct"/>
        <w:tblLook w:val="0000" w:firstRow="0" w:lastRow="0" w:firstColumn="0" w:lastColumn="0" w:noHBand="0" w:noVBand="0"/>
      </w:tblPr>
      <w:tblGrid>
        <w:gridCol w:w="9071"/>
      </w:tblGrid>
      <w:tr w:rsidR="00921ED3" w14:paraId="0FF5DA26" w14:textId="77777777" w:rsidTr="00D55A1E">
        <w:tc>
          <w:tcPr>
            <w:tcW w:w="7920" w:type="dxa"/>
          </w:tcPr>
          <w:p w14:paraId="79A7D310" w14:textId="77777777" w:rsidR="00921ED3" w:rsidRDefault="00000000">
            <w:pPr>
              <w:spacing w:before="200"/>
              <w:jc w:val="left"/>
            </w:pPr>
            <w:bookmarkStart w:id="500" w:name="tbl-descriptive_stats"/>
            <w:r>
              <w:t>Table 2: Descriptive statistics</w:t>
            </w:r>
          </w:p>
          <w:tbl>
            <w:tblPr>
              <w:tblW w:w="5000" w:type="pct"/>
              <w:tblLook w:val="0420" w:firstRow="1" w:lastRow="0" w:firstColumn="0" w:lastColumn="0" w:noHBand="0" w:noVBand="1"/>
            </w:tblPr>
            <w:tblGrid>
              <w:gridCol w:w="4047"/>
              <w:gridCol w:w="726"/>
              <w:gridCol w:w="793"/>
              <w:gridCol w:w="675"/>
              <w:gridCol w:w="726"/>
              <w:gridCol w:w="675"/>
              <w:gridCol w:w="1193"/>
            </w:tblGrid>
            <w:tr w:rsidR="00921ED3" w14:paraId="2CE29267" w14:textId="77777777" w:rsidTr="00D55A1E">
              <w:trPr>
                <w:tblHeader/>
              </w:trPr>
              <w:tc>
                <w:tcPr>
                  <w:tcW w:w="229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5915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category</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2A295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Mean</w:t>
                  </w:r>
                </w:p>
              </w:tc>
              <w:tc>
                <w:tcPr>
                  <w:tcW w:w="449"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242943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Median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F3C5E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SD</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F271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Min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50B31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Max</w:t>
                  </w:r>
                </w:p>
              </w:tc>
              <w:tc>
                <w:tcPr>
                  <w:tcW w:w="675"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6C5A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Observations</w:t>
                  </w:r>
                </w:p>
              </w:tc>
            </w:tr>
            <w:tr w:rsidR="00921ED3" w14:paraId="159AF384" w14:textId="77777777" w:rsidTr="00D55A1E">
              <w:tc>
                <w:tcPr>
                  <w:tcW w:w="229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174F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Accommodation services</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7E2D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4.47</w:t>
                  </w:r>
                </w:p>
              </w:tc>
              <w:tc>
                <w:tcPr>
                  <w:tcW w:w="449"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A6C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4.55</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C462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4.43</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F673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C7F5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20.79</w:t>
                  </w:r>
                </w:p>
              </w:tc>
              <w:tc>
                <w:tcPr>
                  <w:tcW w:w="675"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25C2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56EA9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7CBAA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Actual rentals for housing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10D5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CB669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2C62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D4AE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23F8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FFA5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BFB618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74C38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Appliances, tableware and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7E43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E0F8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A014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2E130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9D2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16.97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2FFCA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0AD20A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D9B5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Beer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1BF0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E98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021C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1EFD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FFB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5BB7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03D46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CB4B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Cereal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04F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B64F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0BA27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59D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965AB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27.78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706E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7A5A0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B509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Clothing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3EC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615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4E0B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1054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9336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A99A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D74F34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1457D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Cold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79A8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4792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DA0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8D4B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A63E6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B3D8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250B38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A66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Electricity and other fuels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994A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DDAB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0018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C2A82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B92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6D75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B2DD6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03F3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Financial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9C4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5.82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D495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886A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2.96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6F2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6A11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20.00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255EC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96484A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486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Fish and other seafood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111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2869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6567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46B5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B7948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20.74</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C958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D2066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4233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Footwear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ED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8462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D552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BBAE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D67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0BFC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86261D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4C31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Fruit and nuts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25084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B4C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7F545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D309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1714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25.36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7FFE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C1418B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4F8B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Fuel</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B43C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7C17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7.33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20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DC4B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-26.78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409C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C31B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716D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05CD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Furniture, furnishings and carpets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B7BB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968A6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4814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5549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FB91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13AA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B4633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46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and services for routine household maintenance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DFAF9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4.88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60837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0E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8BF3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130ED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9.03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2C9B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5FFCDD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3DD1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Health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380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A2FB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127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6DAF6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EEFA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F2C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71AD46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898C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Hot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CD9B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E17D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A1EA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9B8F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503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33.08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E28B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F10E5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42B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042F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AF2B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350F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B2740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1965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593F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E94A5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C0CF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D48B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F3D7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A83CC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30BD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90A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34B3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BEAB5B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D517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Insurance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E385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335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E41E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85B3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354C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12.68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BB48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47990C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494D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Maintenance and repairs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31C7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AE6F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C98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0B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BF0ED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9A0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27DF1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B361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A401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6.20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D937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39D4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AB0D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2CDE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4EE8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E79595F"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A700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Medicines and health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BBC88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07B54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C282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1E88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952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65CD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C4901F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67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Milk, other dairy products and eggs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8712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DF31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8138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5E76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E6A3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1107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412D92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DC9A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Newspapers, books and stationery</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2F38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8FDE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AB0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780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77C4C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C3AE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4F4BD6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21A7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Oils and fats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931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7E4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325D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6F16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-14.55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ABCB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B279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475E43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12A9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0EBC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6054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8B333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38CD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5F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DA65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1543FE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C16C6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684B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138B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CD82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719F8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58F9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19.47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76C4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B637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23E9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Owners' equivalent rent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D198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E419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C0C0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37B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F0D9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D51C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1D316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ACE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Package holidays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8EF17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D10F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F57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7.23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0FD8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249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24.37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2FFD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544B79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FD19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lastRenderedPageBreak/>
                    <w:t>Passenger transport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FED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DEC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9EBB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8133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AF0A3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288A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636D6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42FA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Personal care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A090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C86F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81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0ABA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462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4461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D4CE7A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80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Primary and secondary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A2A16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657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1F83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F858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6CAE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72C7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EE8FD9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05F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Purchase of vehicles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D6B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9B9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B866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4D57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E92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479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8CC4F4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618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Recreational and cultural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97D2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2C1B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0D87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4.64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162DC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E6E1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53395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1C616D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09E3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Restaurants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6AAD9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92B4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265E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F582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9304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1709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2C45D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65C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Spirits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F15E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C656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031D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931E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FB2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12.79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294A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7596C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80C1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Sugar, confectionary and desserts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919D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5ABB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D0934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D8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47BC0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0531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867BD9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92FA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Tertiary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9FE6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2D27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6200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212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8B7F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9.85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9A1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87DAA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035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Tobacco</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65B0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4363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52C8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E9418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82D5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48F9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DA64F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DB9A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Vegetables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CD65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BE11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884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159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6EA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5D00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5DC63A"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FA7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Water supply and miscellaneous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A02E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22B0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D3ED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3D81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A69BF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11.23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B9C2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39CE5A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8A62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Wine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FA7A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3E11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25E4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B09E9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C00E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1497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383007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2F5B6" w14:textId="3EE4E72D"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Core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3909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3CD0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17E7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28C9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D7AC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E4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03D1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5DA14" w14:textId="5EA63BE5"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7C0C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0AB93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718B5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FB60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A644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B099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B445C6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924EB2" w14:textId="6EA5A860"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t>
                  </w:r>
                  <w:r w:rsidRPr="00D55A1E">
                    <w:rPr>
                      <w:rFonts w:eastAsia="Helvetica" w:hAnsi="Helvetica" w:cs="Helvetica"/>
                      <w:color w:val="000000"/>
                      <w:sz w:val="14"/>
                      <w:szCs w:val="14"/>
                    </w:rPr>
                    <w:t>peration of personal transport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E1F95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5.37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27C0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1A2B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F2F0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F520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C73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732B086" w14:textId="77777777" w:rsidTr="00D55A1E">
              <w:tc>
                <w:tcPr>
                  <w:tcW w:w="229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990241" w14:textId="6CCB5DB4"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sidRPr="00D55A1E">
                    <w:rPr>
                      <w:rFonts w:eastAsia="Helvetica" w:hAnsi="Helvetica" w:cs="Helvetica"/>
                      <w:color w:val="000000"/>
                      <w:sz w:val="14"/>
                      <w:szCs w:val="14"/>
                    </w:rPr>
                    <w:t>Recreational goods</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0F84B9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0.42</w:t>
                  </w:r>
                </w:p>
              </w:tc>
              <w:tc>
                <w:tcPr>
                  <w:tcW w:w="449"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0796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0.39</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D06E1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C0503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-8.23</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752DB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12.51</w:t>
                  </w:r>
                </w:p>
              </w:tc>
              <w:tc>
                <w:tcPr>
                  <w:tcW w:w="675"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0C02AB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bookmarkEnd w:id="500"/>
          </w:tbl>
          <w:p w14:paraId="4EAAF7EB"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65BEAD3C" w14:textId="77777777" w:rsidR="00921ED3" w:rsidRDefault="00000000">
      <w:r>
        <w:lastRenderedPageBreak/>
        <w:br w:type="page"/>
      </w:r>
    </w:p>
    <w:p w14:paraId="5F08B0EF" w14:textId="77777777" w:rsidR="00921ED3" w:rsidRDefault="00000000">
      <w:pPr>
        <w:pStyle w:val="Heading2"/>
      </w:pPr>
      <w:bookmarkStart w:id="501" w:name="stationarity-tests"/>
      <w:bookmarkEnd w:id="499"/>
      <w:r>
        <w:lastRenderedPageBreak/>
        <w:t>Stationarity tests</w:t>
      </w:r>
    </w:p>
    <w:tbl>
      <w:tblPr>
        <w:tblW w:w="5000" w:type="pct"/>
        <w:tblLook w:val="0000" w:firstRow="0" w:lastRow="0" w:firstColumn="0" w:lastColumn="0" w:noHBand="0" w:noVBand="0"/>
      </w:tblPr>
      <w:tblGrid>
        <w:gridCol w:w="9071"/>
      </w:tblGrid>
      <w:tr w:rsidR="00921ED3" w14:paraId="3849B75C" w14:textId="77777777" w:rsidTr="00D55A1E">
        <w:tc>
          <w:tcPr>
            <w:tcW w:w="7920" w:type="dxa"/>
          </w:tcPr>
          <w:p w14:paraId="6B78AE5E" w14:textId="77777777" w:rsidR="00921ED3" w:rsidRDefault="00000000">
            <w:pPr>
              <w:spacing w:before="200"/>
              <w:jc w:val="left"/>
            </w:pPr>
            <w:bookmarkStart w:id="502" w:name="tbl-stationarity_tests"/>
            <w:commentRangeStart w:id="503"/>
            <w:r>
              <w:t>Table 3: Stationarity tests results</w:t>
            </w:r>
            <w:commentRangeEnd w:id="503"/>
            <w:r w:rsidR="007A2552">
              <w:rPr>
                <w:rStyle w:val="CommentReference"/>
                <w:sz w:val="24"/>
                <w:szCs w:val="22"/>
              </w:rPr>
              <w:commentReference w:id="503"/>
            </w:r>
          </w:p>
          <w:tbl>
            <w:tblPr>
              <w:tblW w:w="5000" w:type="pct"/>
              <w:tblLook w:val="0420" w:firstRow="1" w:lastRow="0" w:firstColumn="0" w:lastColumn="0" w:noHBand="0" w:noVBand="1"/>
            </w:tblPr>
            <w:tblGrid>
              <w:gridCol w:w="1816"/>
              <w:gridCol w:w="1877"/>
              <w:gridCol w:w="1772"/>
              <w:gridCol w:w="1979"/>
              <w:gridCol w:w="1391"/>
            </w:tblGrid>
            <w:tr w:rsidR="00921ED3" w14:paraId="738B62B5" w14:textId="77777777" w:rsidTr="00D55A1E">
              <w:trPr>
                <w:tblHeader/>
              </w:trPr>
              <w:tc>
                <w:tcPr>
                  <w:tcW w:w="10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FC63B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Measure</w:t>
                  </w:r>
                </w:p>
              </w:tc>
              <w:tc>
                <w:tcPr>
                  <w:tcW w:w="106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2E24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ADF test (p-value)</w:t>
                  </w:r>
                </w:p>
              </w:tc>
              <w:tc>
                <w:tcPr>
                  <w:tcW w:w="1003"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DE456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PP test (p-value)</w:t>
                  </w:r>
                </w:p>
              </w:tc>
              <w:tc>
                <w:tcPr>
                  <w:tcW w:w="11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BC8A5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KPSS test (p-value)</w:t>
                  </w:r>
                </w:p>
              </w:tc>
              <w:tc>
                <w:tcPr>
                  <w:tcW w:w="78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B7F09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Stationarity</w:t>
                  </w:r>
                </w:p>
              </w:tc>
            </w:tr>
            <w:tr w:rsidR="00921ED3" w14:paraId="09E95DD4" w14:textId="77777777" w:rsidTr="00D55A1E">
              <w:tc>
                <w:tcPr>
                  <w:tcW w:w="10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56A6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106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4E9E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0.14</w:t>
                  </w:r>
                </w:p>
              </w:tc>
              <w:tc>
                <w:tcPr>
                  <w:tcW w:w="1003"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73E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11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A41B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0.04</w:t>
                  </w:r>
                </w:p>
              </w:tc>
              <w:tc>
                <w:tcPr>
                  <w:tcW w:w="78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CA53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tr w:rsidR="00921ED3" w14:paraId="41F86A1B" w14:textId="77777777" w:rsidTr="00D55A1E">
              <w:tc>
                <w:tcPr>
                  <w:tcW w:w="10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8C146B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RPD</w:t>
                  </w:r>
                </w:p>
              </w:tc>
              <w:tc>
                <w:tcPr>
                  <w:tcW w:w="106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9C387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0.08</w:t>
                  </w:r>
                </w:p>
              </w:tc>
              <w:tc>
                <w:tcPr>
                  <w:tcW w:w="1003"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D2DF32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11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6D5E1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78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2F5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bookmarkEnd w:id="502"/>
          </w:tbl>
          <w:p w14:paraId="720B585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7F0C1A83" w14:textId="77777777" w:rsidR="00921ED3" w:rsidRDefault="00000000">
      <w:pPr>
        <w:pStyle w:val="Heading2"/>
      </w:pPr>
      <w:bookmarkStart w:id="504" w:name="lag-length-selection"/>
      <w:bookmarkEnd w:id="501"/>
      <w:r>
        <w:t>Lag length selection</w:t>
      </w:r>
    </w:p>
    <w:tbl>
      <w:tblPr>
        <w:tblW w:w="5000" w:type="pct"/>
        <w:tblLook w:val="0000" w:firstRow="0" w:lastRow="0" w:firstColumn="0" w:lastColumn="0" w:noHBand="0" w:noVBand="0"/>
      </w:tblPr>
      <w:tblGrid>
        <w:gridCol w:w="9071"/>
      </w:tblGrid>
      <w:tr w:rsidR="00921ED3" w14:paraId="7152A327" w14:textId="77777777" w:rsidTr="00D55A1E">
        <w:tc>
          <w:tcPr>
            <w:tcW w:w="7920" w:type="dxa"/>
          </w:tcPr>
          <w:p w14:paraId="0E62087B" w14:textId="77777777" w:rsidR="00921ED3" w:rsidRDefault="00000000">
            <w:pPr>
              <w:spacing w:before="200"/>
              <w:jc w:val="left"/>
            </w:pPr>
            <w:bookmarkStart w:id="505" w:name="tbl-lag_selection"/>
            <w:r>
              <w:t>Table 4: RPD lag length selection</w:t>
            </w:r>
          </w:p>
          <w:tbl>
            <w:tblPr>
              <w:tblW w:w="5000" w:type="pct"/>
              <w:tblLook w:val="0420" w:firstRow="1" w:lastRow="0" w:firstColumn="0" w:lastColumn="0" w:noHBand="0" w:noVBand="1"/>
            </w:tblPr>
            <w:tblGrid>
              <w:gridCol w:w="4195"/>
              <w:gridCol w:w="4640"/>
            </w:tblGrid>
            <w:tr w:rsidR="00921ED3" w14:paraId="1FDBE7F3" w14:textId="77777777" w:rsidTr="00D55A1E">
              <w:trPr>
                <w:tblHeader/>
              </w:trPr>
              <w:tc>
                <w:tcPr>
                  <w:tcW w:w="2374"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1EC17F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Tests</w:t>
                  </w:r>
                </w:p>
              </w:tc>
              <w:tc>
                <w:tcPr>
                  <w:tcW w:w="2626"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95F80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Optimal Lags</w:t>
                  </w:r>
                </w:p>
              </w:tc>
            </w:tr>
            <w:tr w:rsidR="00921ED3" w14:paraId="36B58FBF" w14:textId="77777777" w:rsidTr="00D55A1E">
              <w:tc>
                <w:tcPr>
                  <w:tcW w:w="2374"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5E1BB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AIC(n)</w:t>
                  </w:r>
                </w:p>
              </w:tc>
              <w:tc>
                <w:tcPr>
                  <w:tcW w:w="2626"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59E5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2E15EB03"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5872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HQ(n)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33F3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107938A8"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E59A2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SC(n)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859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w:t>
                  </w:r>
                </w:p>
              </w:tc>
            </w:tr>
            <w:tr w:rsidR="00921ED3" w14:paraId="4456F784" w14:textId="77777777" w:rsidTr="00D55A1E">
              <w:tc>
                <w:tcPr>
                  <w:tcW w:w="2374"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7F47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FPE(n)</w:t>
                  </w:r>
                </w:p>
              </w:tc>
              <w:tc>
                <w:tcPr>
                  <w:tcW w:w="2626"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EDB0B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bookmarkEnd w:id="505"/>
          </w:tbl>
          <w:p w14:paraId="57624DE1"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0A49F706" w14:textId="77777777" w:rsidR="00921ED3" w:rsidRDefault="00000000">
      <w:r>
        <w:br w:type="page"/>
      </w:r>
    </w:p>
    <w:p w14:paraId="52964B37" w14:textId="55E5B47C" w:rsidR="00921ED3" w:rsidRDefault="00000000" w:rsidP="007E1401">
      <w:pPr>
        <w:pStyle w:val="Heading1"/>
      </w:pPr>
      <w:bookmarkStart w:id="506" w:name="X967840cb07455498e9c453a6bc0622cde8d8c7d"/>
      <w:bookmarkEnd w:id="494"/>
      <w:bookmarkEnd w:id="504"/>
      <w:r>
        <w:lastRenderedPageBreak/>
        <w:t xml:space="preserve">Appendix: Explanation of the </w:t>
      </w:r>
      <w:r w:rsidR="008555AC">
        <w:t>quantile-on-quantile</w:t>
      </w:r>
      <w:r>
        <w:t xml:space="preserve"> regression</w:t>
      </w:r>
    </w:p>
    <w:p w14:paraId="6AD052FF" w14:textId="5E839BB6" w:rsidR="00921ED3" w:rsidRDefault="00000000">
      <w:r>
        <w:t xml:space="preserve">To further capture the dynamic dependencies in the data, we perform a </w:t>
      </w:r>
      <w:r w:rsidR="008555AC">
        <w:t>quantile-on-quantile</w:t>
      </w:r>
      <w:r>
        <w:t xml:space="preserve"> regressions. Quantile regressions address the limitations of OLS which only estimates the mean dependency between on or more independent variables and the dependant variable. Distribution moments, such as the mean, can be strongly affected by heavy tails (or tail behaviour), non-linearity and extreme values in general (see </w:t>
      </w:r>
      <w:r w:rsidR="00921ED3" w:rsidRPr="00D55A1E">
        <w:t>Koenker 2017</w:t>
      </w:r>
      <w:r>
        <w:t>). In response to these limitations, the quantile regression was first introduced by Koenker and Bassett Jr (</w:t>
      </w:r>
      <w:r w:rsidR="00921ED3" w:rsidRPr="00D55A1E">
        <w:t>1978</w:t>
      </w:r>
      <w:r>
        <w:t>). Koenker (</w:t>
      </w:r>
      <w:r w:rsidR="00921ED3" w:rsidRPr="00D55A1E">
        <w:t>2017</w:t>
      </w:r>
      <w:r>
        <w:t>) notes that quantile regressions are inherently local and are immune to small deviations in distributions.</w:t>
      </w:r>
    </w:p>
    <w:p w14:paraId="550CEE8E" w14:textId="40ECF9B6" w:rsidR="00921ED3" w:rsidRDefault="00000000">
      <w:pPr>
        <w:pStyle w:val="BodyText"/>
      </w:pPr>
      <w:r>
        <w:t>However, Gupta et al. (</w:t>
      </w:r>
      <w:r w:rsidR="00921ED3" w:rsidRPr="00D55A1E">
        <w:t>2018</w:t>
      </w:r>
      <w:r>
        <w:t xml:space="preserve">) note that standard quantile regressions are limited in their ability to capture dependency in its entirety. That is, although quantile regressions capture the relationship between two </w:t>
      </w:r>
      <w:r w:rsidR="008555AC">
        <w:t>variables</w:t>
      </w:r>
      <w:r>
        <w:t xml:space="preserve"> (for example) at various points of the conditional distribution, it restricts the possibility that the nature of the independent variable can also influence how the independent variable is calculated. The quantile-on-quantile regression (QQR), therefore, offers a more complete picture of the complex dependency structure, and was utilised numerous times in the literature (see </w:t>
      </w:r>
      <w:r w:rsidR="00921ED3" w:rsidRPr="00D55A1E">
        <w:t>Mishra et al. 2019</w:t>
      </w:r>
      <w:r>
        <w:t xml:space="preserve">; </w:t>
      </w:r>
      <w:r w:rsidR="00921ED3" w:rsidRPr="00D55A1E">
        <w:t>Chang et al. 2020</w:t>
      </w:r>
      <w:r>
        <w:t xml:space="preserve">; </w:t>
      </w:r>
      <w:r w:rsidR="00921ED3" w:rsidRPr="00D55A1E">
        <w:t>Sim 2016</w:t>
      </w:r>
      <w:r>
        <w:t>).</w:t>
      </w:r>
    </w:p>
    <w:p w14:paraId="6C28A968" w14:textId="77777777" w:rsidR="00921ED3" w:rsidRDefault="00000000">
      <w:pPr>
        <w:pStyle w:val="BodyText"/>
      </w:pPr>
      <w:r>
        <w:t xml:space="preserve">Given this brief explanation on QQR, we estimate the relationship between the </w:t>
      </w:r>
      <m:oMath>
        <m:r>
          <w:rPr>
            <w:rFonts w:ascii="Cambria Math" w:hAnsi="Cambria Math"/>
          </w:rPr>
          <m:t>θ</m:t>
        </m:r>
      </m:oMath>
      <w:r>
        <w:t>-quantile of RPD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and the </w:t>
      </w:r>
      <m:oMath>
        <m:r>
          <w:rPr>
            <w:rFonts w:ascii="Cambria Math" w:hAnsi="Cambria Math"/>
          </w:rPr>
          <m:t>τ</m:t>
        </m:r>
      </m:oMath>
      <w:r>
        <w:t>-quantile of headline inflation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as follows:</w:t>
      </w:r>
    </w:p>
    <w:bookmarkStart w:id="507" w:name="eq-qqr_1"/>
    <w:p w14:paraId="6EF7E33B"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bookmarkEnd w:id="507"/>
    </w:p>
    <w:p w14:paraId="36D53037" w14:textId="77777777" w:rsidR="00921ED3" w:rsidRDefault="00000000">
      <w:r>
        <w:t xml:space="preserve">Taking the linear version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with a first order Taylor expansion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around </w:t>
      </w:r>
      <m:oMath>
        <m:sSup>
          <m:sSupPr>
            <m:ctrlPr>
              <w:rPr>
                <w:rFonts w:ascii="Cambria Math" w:hAnsi="Cambria Math"/>
              </w:rPr>
            </m:ctrlPr>
          </m:sSupPr>
          <m:e>
            <m:r>
              <w:rPr>
                <w:rFonts w:ascii="Cambria Math" w:hAnsi="Cambria Math"/>
              </w:rPr>
              <m:t>Γ</m:t>
            </m:r>
          </m:e>
          <m:sup>
            <m:r>
              <w:rPr>
                <w:rFonts w:ascii="Cambria Math" w:hAnsi="Cambria Math"/>
              </w:rPr>
              <m:t>τ</m:t>
            </m:r>
          </m:sup>
        </m:sSup>
      </m:oMath>
      <w:r>
        <w:t xml:space="preserve"> gives:</w:t>
      </w:r>
    </w:p>
    <w:bookmarkStart w:id="508" w:name="eq-qqr_2"/>
    <w:p w14:paraId="2BA78978"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τ</m:t>
                  </m:r>
                </m:sup>
              </m:sSup>
            </m:e>
          </m:d>
          <m:r>
            <w:rPr>
              <w:rFonts w:ascii="Cambria Math" w:hAnsi="Cambria Math"/>
            </w:rPr>
            <m:t>  </m:t>
          </m:r>
          <m:d>
            <m:dPr>
              <m:ctrlPr>
                <w:rPr>
                  <w:rFonts w:ascii="Cambria Math" w:hAnsi="Cambria Math"/>
                </w:rPr>
              </m:ctrlPr>
            </m:dPr>
            <m:e>
              <m:r>
                <w:rPr>
                  <w:rFonts w:ascii="Cambria Math" w:hAnsi="Cambria Math"/>
                </w:rPr>
                <m:t>19</m:t>
              </m:r>
            </m:e>
          </m:d>
        </m:oMath>
      </m:oMathPara>
      <w:bookmarkEnd w:id="508"/>
    </w:p>
    <w:p w14:paraId="5551921D" w14:textId="22462C8C" w:rsidR="00921ED3" w:rsidRDefault="00000000">
      <w:r>
        <w:t xml:space="preserve">In this instance both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indexed to </w:t>
      </w:r>
      <m:oMath>
        <m:r>
          <w:rPr>
            <w:rFonts w:ascii="Cambria Math" w:hAnsi="Cambria Math"/>
          </w:rPr>
          <m:t>θ</m:t>
        </m:r>
      </m:oMath>
      <w:r>
        <w:t xml:space="preserve"> and </w:t>
      </w:r>
      <m:oMath>
        <m:r>
          <w:rPr>
            <w:rFonts w:ascii="Cambria Math" w:hAnsi="Cambria Math"/>
          </w:rPr>
          <m:t>τ</m:t>
        </m:r>
      </m:oMath>
      <w:r>
        <w:t xml:space="preserve">. This means that </w:t>
      </w:r>
      <w:r w:rsidR="00921ED3" w:rsidRPr="00D55A1E">
        <w:t>Equation 19</w:t>
      </w:r>
      <w:r>
        <w:t xml:space="preserve"> can be summarised as follows:</w:t>
      </w:r>
    </w:p>
    <w:bookmarkStart w:id="509" w:name="eq-qqr_3"/>
    <w:p w14:paraId="355F545A"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bookmarkEnd w:id="509"/>
    </w:p>
    <w:p w14:paraId="2533D72A" w14:textId="06CEDC98" w:rsidR="00921ED3" w:rsidRDefault="00000000">
      <w:r>
        <w:t xml:space="preserve">and collecting terms gives and substituting into </w:t>
      </w:r>
      <w:r w:rsidR="00921ED3" w:rsidRPr="00D55A1E">
        <w:t>Equation 18</w:t>
      </w:r>
      <w:r>
        <w:t xml:space="preserve"> results </w:t>
      </w:r>
      <w:r w:rsidR="008555AC">
        <w:t>in:</w:t>
      </w:r>
    </w:p>
    <w:bookmarkStart w:id="510" w:name="eq-qqr_4"/>
    <w:p w14:paraId="50D23143"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w:rPr>
              <w:rFonts w:ascii="Cambria Math" w:hAnsi="Cambria Math"/>
            </w:rPr>
            <m:t>  </m:t>
          </m:r>
          <m:d>
            <m:dPr>
              <m:ctrlPr>
                <w:rPr>
                  <w:rFonts w:ascii="Cambria Math" w:hAnsi="Cambria Math"/>
                </w:rPr>
              </m:ctrlPr>
            </m:dPr>
            <m:e>
              <m:r>
                <w:rPr>
                  <w:rFonts w:ascii="Cambria Math" w:hAnsi="Cambria Math"/>
                </w:rPr>
                <m:t>21</m:t>
              </m:r>
            </m:e>
          </m:d>
        </m:oMath>
      </m:oMathPara>
      <w:bookmarkEnd w:id="510"/>
    </w:p>
    <w:p w14:paraId="2AB8AA5D" w14:textId="77777777" w:rsidR="00921ED3" w:rsidRDefault="00000000">
      <w:r>
        <w:t xml:space="preserve">where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substituted with </w:t>
      </w:r>
      <m:oMath>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respectively.</w:t>
      </w:r>
    </w:p>
    <w:p w14:paraId="096C6F28" w14:textId="6D5CEA99" w:rsidR="00921ED3" w:rsidRDefault="00000000">
      <w:pPr>
        <w:pStyle w:val="BodyText"/>
      </w:pPr>
      <w:r>
        <w:t xml:space="preserve">Therefore, </w:t>
      </w:r>
      <w:r w:rsidR="00921ED3" w:rsidRPr="00D55A1E">
        <w:t>Equation 21</w:t>
      </w:r>
      <w:r>
        <w:t xml:space="preserve"> captures the relationship between the </w:t>
      </w:r>
      <m:oMath>
        <m:r>
          <w:rPr>
            <w:rFonts w:ascii="Cambria Math" w:hAnsi="Cambria Math"/>
          </w:rPr>
          <m:t>θ</m:t>
        </m:r>
      </m:oMath>
      <w:r>
        <w:t xml:space="preserve">-quantile of the RPD and the </w:t>
      </w:r>
      <m:oMath>
        <m:r>
          <w:rPr>
            <w:rFonts w:ascii="Cambria Math" w:hAnsi="Cambria Math"/>
          </w:rPr>
          <m:t>τ</m:t>
        </m:r>
      </m:oMath>
      <w:r>
        <w:t xml:space="preserve">-quantile of inflation, that is, the overall dependence structure of the respective distributions. To this end, to get the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1</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we solve for:</w:t>
      </w:r>
    </w:p>
    <w:bookmarkStart w:id="511" w:name="eq-qqr_5"/>
    <w:p w14:paraId="1FF0FBF1" w14:textId="77777777" w:rsidR="00921ED3" w:rsidRDefault="00000000">
      <w:pPr>
        <w:pStyle w:val="BodyText"/>
      </w:pPr>
      <m:oMathPara>
        <m:oMathParaPr>
          <m:jc m:val="center"/>
        </m:oMathParaPr>
        <m:oMath>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ρ</m:t>
                  </m:r>
                </m:e>
                <m:sub>
                  <m:r>
                    <w:rPr>
                      <w:rFonts w:ascii="Cambria Math" w:hAnsi="Cambria Math"/>
                    </w:rPr>
                    <m:t>θ</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e>
              </m:d>
            </m:e>
          </m:d>
          <m:r>
            <w:rPr>
              <w:rFonts w:ascii="Cambria Math" w:hAnsi="Cambria Math"/>
            </w:rPr>
            <m:t>K</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e>
                  </m:d>
                  <m:r>
                    <m:rPr>
                      <m:sty m:val="p"/>
                    </m:rPr>
                    <w:rPr>
                      <w:rFonts w:ascii="Cambria Math" w:hAnsi="Cambria Math"/>
                    </w:rPr>
                    <m:t>-</m:t>
                  </m:r>
                  <m:r>
                    <w:rPr>
                      <w:rFonts w:ascii="Cambria Math" w:hAnsi="Cambria Math"/>
                    </w:rPr>
                    <m:t>τ</m:t>
                  </m:r>
                </m:num>
                <m:den>
                  <m:r>
                    <w:rPr>
                      <w:rFonts w:ascii="Cambria Math" w:hAnsi="Cambria Math"/>
                    </w:rPr>
                    <m:t>h</m:t>
                  </m:r>
                </m:den>
              </m:f>
            </m:e>
          </m:d>
          <m:r>
            <w:rPr>
              <w:rFonts w:ascii="Cambria Math" w:hAnsi="Cambria Math"/>
            </w:rPr>
            <m:t>  </m:t>
          </m:r>
          <m:d>
            <m:dPr>
              <m:ctrlPr>
                <w:rPr>
                  <w:rFonts w:ascii="Cambria Math" w:hAnsi="Cambria Math"/>
                </w:rPr>
              </m:ctrlPr>
            </m:dPr>
            <m:e>
              <m:r>
                <w:rPr>
                  <w:rFonts w:ascii="Cambria Math" w:hAnsi="Cambria Math"/>
                </w:rPr>
                <m:t>22</m:t>
              </m:r>
            </m:e>
          </m:d>
        </m:oMath>
      </m:oMathPara>
      <w:bookmarkEnd w:id="511"/>
    </w:p>
    <w:p w14:paraId="7AFE1F0B" w14:textId="0D393A43" w:rsidR="00921ED3" w:rsidRDefault="00000000">
      <w:r>
        <w:t xml:space="preserve">where </w:t>
      </w:r>
      <m:oMath>
        <m:sSub>
          <m:sSubPr>
            <m:ctrlPr>
              <w:rPr>
                <w:rFonts w:ascii="Cambria Math" w:hAnsi="Cambria Math"/>
              </w:rPr>
            </m:ctrlPr>
          </m:sSubPr>
          <m:e>
            <m:r>
              <w:rPr>
                <w:rFonts w:ascii="Cambria Math" w:hAnsi="Cambria Math"/>
              </w:rPr>
              <m:t>ρ</m:t>
            </m:r>
          </m:e>
          <m:sub>
            <m:r>
              <w:rPr>
                <w:rFonts w:ascii="Cambria Math" w:hAnsi="Cambria Math"/>
              </w:rPr>
              <m:t>θ</m:t>
            </m:r>
          </m:sub>
        </m:sSub>
      </m:oMath>
      <w:r>
        <w:t xml:space="preserve"> is a tilted absolute value function which produces </w:t>
      </w:r>
      <m:oMath>
        <m:r>
          <w:rPr>
            <w:rFonts w:ascii="Cambria Math" w:hAnsi="Cambria Math"/>
          </w:rPr>
          <m:t>θ</m:t>
        </m:r>
      </m:oMath>
      <w:r>
        <w:t xml:space="preserve">-quantile values of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 Gaussian kernel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is used to weight observations in the neighbourhood of </w:t>
      </w:r>
      <m:oMath>
        <m:acc>
          <m:accPr>
            <m:ctrlPr>
              <w:rPr>
                <w:rFonts w:ascii="Cambria Math" w:hAnsi="Cambria Math"/>
              </w:rPr>
            </m:ctrlPr>
          </m:accPr>
          <m:e>
            <m:sSup>
              <m:sSupPr>
                <m:ctrlPr>
                  <w:rPr>
                    <w:rFonts w:ascii="Cambria Math" w:hAnsi="Cambria Math"/>
                  </w:rPr>
                </m:ctrlPr>
              </m:sSupPr>
              <m:e>
                <m:r>
                  <w:rPr>
                    <w:rFonts w:ascii="Cambria Math" w:hAnsi="Cambria Math"/>
                  </w:rPr>
                  <m:t>Γ</m:t>
                </m:r>
              </m:e>
              <m:sup>
                <m:r>
                  <w:rPr>
                    <w:rFonts w:ascii="Cambria Math" w:hAnsi="Cambria Math"/>
                  </w:rPr>
                  <m:t>τ</m:t>
                </m:r>
              </m:sup>
            </m:sSup>
          </m:e>
        </m:acc>
      </m:oMath>
      <w:r>
        <w:t xml:space="preserve"> using </w:t>
      </w:r>
      <m:oMath>
        <m:r>
          <w:rPr>
            <w:rFonts w:ascii="Cambria Math" w:hAnsi="Cambria Math"/>
          </w:rPr>
          <m:t>h</m:t>
        </m:r>
      </m:oMath>
      <w:r>
        <w:t xml:space="preserve"> as a bandwidth. These weights are inversely related to </w:t>
      </w:r>
      <m:oMath>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oMath>
      <w:r>
        <w:t xml:space="preserve">. Lastly, the choice of </w:t>
      </w:r>
      <m:oMath>
        <m:r>
          <w:rPr>
            <w:rFonts w:ascii="Cambria Math" w:hAnsi="Cambria Math"/>
          </w:rPr>
          <m:t>h</m:t>
        </m:r>
      </m:oMath>
      <w:r>
        <w:t xml:space="preserve"> remains uncertain in kernel regression where if a small </w:t>
      </w:r>
      <m:oMath>
        <m:r>
          <w:rPr>
            <w:rFonts w:ascii="Cambria Math" w:hAnsi="Cambria Math"/>
          </w:rPr>
          <m:t>h</m:t>
        </m:r>
      </m:oMath>
      <w:r>
        <w:t xml:space="preserve"> is chosen the bias of the estimates is smaller but the variance of these estimates increases, and conversely. To overcome this </w:t>
      </w:r>
      <w:r w:rsidR="008555AC">
        <w:t>uncertainty,</w:t>
      </w:r>
      <w:r>
        <w:t xml:space="preserve"> we use the </w:t>
      </w:r>
      <w:r w:rsidR="008555AC">
        <w:t>cross-validation</w:t>
      </w:r>
      <w:r>
        <w:t xml:space="preserve"> method to calculate the appropripate level of </w:t>
      </w:r>
      <m:oMath>
        <m:r>
          <w:rPr>
            <w:rFonts w:ascii="Cambria Math" w:hAnsi="Cambria Math"/>
          </w:rPr>
          <m:t>h</m:t>
        </m:r>
      </m:oMath>
      <w:r>
        <w:t>.</w:t>
      </w:r>
      <w:bookmarkEnd w:id="506"/>
    </w:p>
    <w:p w14:paraId="7271AE09" w14:textId="77777777" w:rsidR="00B775C5" w:rsidRDefault="00B775C5"/>
    <w:p w14:paraId="7C26485D" w14:textId="77777777" w:rsidR="00B775C5" w:rsidRDefault="00B775C5"/>
    <w:sectPr w:rsidR="00B775C5" w:rsidSect="00322633">
      <w:headerReference w:type="even" r:id="rId35"/>
      <w:headerReference w:type="default" r:id="rId36"/>
      <w:footerReference w:type="even" r:id="rId37"/>
      <w:footerReference w:type="default" r:id="rId38"/>
      <w:headerReference w:type="first" r:id="rId39"/>
      <w:footerReference w:type="first" r:id="rId40"/>
      <w:footnotePr>
        <w:numFmt w:val="chicago"/>
        <w:numRestart w:val="eachSect"/>
      </w:footnotePr>
      <w:type w:val="continuous"/>
      <w:pgSz w:w="11907" w:h="16840" w:code="9"/>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initials="A">
    <w:p w14:paraId="5776A275" w14:textId="77777777" w:rsidR="00DB045B" w:rsidRDefault="00DB045B" w:rsidP="00DB045B">
      <w:pPr>
        <w:jc w:val="left"/>
      </w:pPr>
      <w:r>
        <w:rPr>
          <w:rStyle w:val="CommentReference"/>
        </w:rPr>
        <w:annotationRef/>
      </w:r>
      <w:r>
        <w:rPr>
          <w:szCs w:val="20"/>
        </w:rPr>
        <w:t>specify why this topic is relevant</w:t>
      </w:r>
    </w:p>
  </w:comment>
  <w:comment w:id="2" w:author="Author" w:initials="A">
    <w:p w14:paraId="4CD453AB" w14:textId="77777777" w:rsidR="00460834" w:rsidRDefault="00460834" w:rsidP="00460834">
      <w:pPr>
        <w:jc w:val="left"/>
      </w:pPr>
      <w:r>
        <w:rPr>
          <w:rStyle w:val="CommentReference"/>
        </w:rPr>
        <w:annotationRef/>
      </w:r>
      <w:r>
        <w:rPr>
          <w:szCs w:val="20"/>
        </w:rPr>
        <w:t>the model does not test these theories directly, i think</w:t>
      </w:r>
    </w:p>
  </w:comment>
  <w:comment w:id="3" w:author="Author" w:initials="A">
    <w:p w14:paraId="1B7A1719" w14:textId="77777777" w:rsidR="00125739" w:rsidRDefault="00125739" w:rsidP="00125739">
      <w:pPr>
        <w:jc w:val="left"/>
      </w:pPr>
      <w:r>
        <w:rPr>
          <w:rStyle w:val="CommentReference"/>
        </w:rPr>
        <w:annotationRef/>
      </w:r>
      <w:r>
        <w:rPr>
          <w:szCs w:val="20"/>
        </w:rPr>
        <w:t>update</w:t>
      </w:r>
    </w:p>
  </w:comment>
  <w:comment w:id="4" w:author="Author" w:initials="A">
    <w:p w14:paraId="7B94A500" w14:textId="77777777" w:rsidR="00D94362" w:rsidRDefault="00D94362" w:rsidP="00D94362">
      <w:pPr>
        <w:jc w:val="left"/>
      </w:pPr>
      <w:r>
        <w:rPr>
          <w:rStyle w:val="CommentReference"/>
        </w:rPr>
        <w:annotationRef/>
      </w:r>
      <w:r>
        <w:rPr>
          <w:szCs w:val="20"/>
        </w:rPr>
        <w:t xml:space="preserve">unclear why exploring the infl-RPD relationship implies any normative judgement about zero infl. </w:t>
      </w:r>
    </w:p>
    <w:p w14:paraId="37072104" w14:textId="77777777" w:rsidR="00D94362" w:rsidRDefault="00D94362" w:rsidP="00D94362">
      <w:pPr>
        <w:jc w:val="left"/>
      </w:pPr>
      <w:r>
        <w:rPr>
          <w:szCs w:val="20"/>
        </w:rPr>
        <w:t>Also, I think the traditional view is that some low but positive inflation is better for growth?</w:t>
      </w:r>
    </w:p>
  </w:comment>
  <w:comment w:id="5" w:author="Author" w:initials="A">
    <w:p w14:paraId="7F6ECE99" w14:textId="77777777" w:rsidR="00394D80" w:rsidRDefault="00394D80" w:rsidP="00394D80">
      <w:pPr>
        <w:jc w:val="left"/>
      </w:pPr>
      <w:r>
        <w:rPr>
          <w:rStyle w:val="CommentReference"/>
        </w:rPr>
        <w:annotationRef/>
      </w:r>
      <w:r>
        <w:rPr>
          <w:szCs w:val="20"/>
        </w:rPr>
        <w:t>instead of this, why not saying 'what' policy implications your findings have?</w:t>
      </w:r>
    </w:p>
  </w:comment>
  <w:comment w:id="6" w:author="Author" w:initials="A">
    <w:p w14:paraId="00D18D89" w14:textId="77777777" w:rsidR="00F446D9" w:rsidRDefault="00F446D9" w:rsidP="00F446D9">
      <w:pPr>
        <w:jc w:val="left"/>
      </w:pPr>
      <w:r>
        <w:rPr>
          <w:rStyle w:val="CommentReference"/>
        </w:rPr>
        <w:annotationRef/>
      </w:r>
      <w:r>
        <w:rPr>
          <w:szCs w:val="20"/>
        </w:rPr>
        <w:t>the structure of this Introduction is not standard and, as a result, slightly confusing.</w:t>
      </w:r>
    </w:p>
    <w:p w14:paraId="022F75BF" w14:textId="77777777" w:rsidR="00F446D9" w:rsidRDefault="00F446D9" w:rsidP="00F446D9">
      <w:pPr>
        <w:jc w:val="left"/>
      </w:pPr>
    </w:p>
    <w:p w14:paraId="71C4E3F8" w14:textId="77777777" w:rsidR="00F446D9" w:rsidRDefault="00F446D9" w:rsidP="00F446D9">
      <w:pPr>
        <w:jc w:val="left"/>
      </w:pPr>
      <w:r>
        <w:rPr>
          <w:szCs w:val="20"/>
        </w:rPr>
        <w:t>I would expect an intro to give the reader:</w:t>
      </w:r>
    </w:p>
    <w:p w14:paraId="296AA6A7" w14:textId="77777777" w:rsidR="00F446D9" w:rsidRDefault="00F446D9" w:rsidP="00F446D9">
      <w:pPr>
        <w:jc w:val="left"/>
      </w:pPr>
      <w:r>
        <w:rPr>
          <w:szCs w:val="20"/>
        </w:rPr>
        <w:t>- background and motivation (missing)</w:t>
      </w:r>
    </w:p>
    <w:p w14:paraId="7B882211" w14:textId="77777777" w:rsidR="00F446D9" w:rsidRDefault="00F446D9" w:rsidP="00F446D9">
      <w:pPr>
        <w:jc w:val="left"/>
      </w:pPr>
      <w:r>
        <w:rPr>
          <w:szCs w:val="20"/>
        </w:rPr>
        <w:t xml:space="preserve">- short overview of literature (currently theories are fully explained) </w:t>
      </w:r>
    </w:p>
    <w:p w14:paraId="308FD85E" w14:textId="77777777" w:rsidR="00F446D9" w:rsidRDefault="00F446D9" w:rsidP="00F446D9">
      <w:pPr>
        <w:jc w:val="left"/>
      </w:pPr>
      <w:r>
        <w:rPr>
          <w:szCs w:val="20"/>
        </w:rPr>
        <w:t>- gap in the literature and paper's  RQ + contribution (currently scattered)</w:t>
      </w:r>
    </w:p>
    <w:p w14:paraId="36717297" w14:textId="77777777" w:rsidR="00F446D9" w:rsidRDefault="00F446D9" w:rsidP="00F446D9">
      <w:pPr>
        <w:jc w:val="left"/>
      </w:pPr>
      <w:r>
        <w:rPr>
          <w:szCs w:val="20"/>
        </w:rPr>
        <w:t>- opverview of methods &amp; findings, organisation for the rest of the paper (fine)</w:t>
      </w:r>
    </w:p>
  </w:comment>
  <w:comment w:id="7" w:author="Author" w:initials="A">
    <w:p w14:paraId="140A7AC6" w14:textId="77777777" w:rsidR="00AA25AD" w:rsidRDefault="00AA25AD" w:rsidP="00AA25AD">
      <w:pPr>
        <w:jc w:val="left"/>
      </w:pPr>
      <w:r>
        <w:rPr>
          <w:rStyle w:val="CommentReference"/>
        </w:rPr>
        <w:annotationRef/>
      </w:r>
      <w:r>
        <w:rPr>
          <w:szCs w:val="20"/>
        </w:rPr>
        <w:t>I would explain this chain of transmission better</w:t>
      </w:r>
    </w:p>
  </w:comment>
  <w:comment w:id="8" w:author="Author" w:initials="A">
    <w:p w14:paraId="1F6B1B0B" w14:textId="77777777" w:rsidR="005D15C0" w:rsidRDefault="005D15C0" w:rsidP="005D15C0">
      <w:pPr>
        <w:jc w:val="left"/>
      </w:pPr>
      <w:r>
        <w:rPr>
          <w:rStyle w:val="CommentReference"/>
        </w:rPr>
        <w:annotationRef/>
      </w:r>
      <w:r>
        <w:rPr>
          <w:szCs w:val="20"/>
        </w:rPr>
        <w:t xml:space="preserve">include references to some key studies </w:t>
      </w:r>
    </w:p>
  </w:comment>
  <w:comment w:id="9" w:author="Author" w:initials="A">
    <w:p w14:paraId="269B76AB" w14:textId="77777777" w:rsidR="00A970A4" w:rsidRDefault="00A970A4" w:rsidP="00A970A4">
      <w:pPr>
        <w:jc w:val="left"/>
      </w:pPr>
      <w:r>
        <w:rPr>
          <w:rStyle w:val="CommentReference"/>
        </w:rPr>
        <w:annotationRef/>
      </w:r>
      <w:r>
        <w:rPr>
          <w:szCs w:val="20"/>
        </w:rPr>
        <w:t>The footnote explanation on RPD should be in the main text. Considering RPD is the main topic of the paper, it should be properly defined and the relationship with inflation disentangled clearly (as suggested in the first comment)</w:t>
      </w:r>
    </w:p>
  </w:comment>
  <w:comment w:id="14" w:author="Author" w:initials="A">
    <w:p w14:paraId="79A90C8F" w14:textId="77777777" w:rsidR="00056FF9" w:rsidRDefault="00056FF9" w:rsidP="00056FF9">
      <w:pPr>
        <w:jc w:val="left"/>
      </w:pPr>
      <w:r>
        <w:rPr>
          <w:rStyle w:val="CommentReference"/>
        </w:rPr>
        <w:annotationRef/>
      </w:r>
      <w:r>
        <w:rPr>
          <w:szCs w:val="20"/>
        </w:rPr>
        <w:t>reference?</w:t>
      </w:r>
    </w:p>
  </w:comment>
  <w:comment w:id="18" w:author="Author" w:initials="A">
    <w:p w14:paraId="354B245E" w14:textId="77777777" w:rsidR="00424CE4" w:rsidRDefault="00424CE4" w:rsidP="00CD34AA">
      <w:pPr>
        <w:jc w:val="left"/>
      </w:pPr>
      <w:r>
        <w:rPr>
          <w:rStyle w:val="CommentReference"/>
        </w:rPr>
        <w:annotationRef/>
      </w:r>
      <w:r>
        <w:rPr>
          <w:szCs w:val="20"/>
        </w:rPr>
        <w:t>A U-shaped relationship could - theoretically - pass through the point of zero inflation. Be more specific?</w:t>
      </w:r>
    </w:p>
  </w:comment>
  <w:comment w:id="17" w:author="Author" w:initials="A">
    <w:p w14:paraId="1EBF0A5C" w14:textId="77777777" w:rsidR="00424CE4" w:rsidRDefault="00424CE4" w:rsidP="00424CE4">
      <w:pPr>
        <w:jc w:val="left"/>
      </w:pPr>
      <w:r>
        <w:rPr>
          <w:rStyle w:val="CommentReference"/>
        </w:rPr>
        <w:annotationRef/>
      </w:r>
      <w:r>
        <w:rPr>
          <w:szCs w:val="20"/>
        </w:rPr>
        <w:t>I moved this sentence below to keep the argument about SARB IT all together.</w:t>
      </w:r>
    </w:p>
  </w:comment>
  <w:comment w:id="28" w:author="Author" w:initials="A">
    <w:p w14:paraId="7E261EB9" w14:textId="77777777" w:rsidR="00295792" w:rsidRDefault="00295792" w:rsidP="00295792">
      <w:pPr>
        <w:jc w:val="left"/>
      </w:pPr>
      <w:r>
        <w:rPr>
          <w:rStyle w:val="CommentReference"/>
        </w:rPr>
        <w:annotationRef/>
      </w:r>
      <w:r>
        <w:rPr>
          <w:szCs w:val="20"/>
        </w:rPr>
        <w:t>elaborate</w:t>
      </w:r>
    </w:p>
  </w:comment>
  <w:comment w:id="32" w:author="Author" w:initials="A">
    <w:p w14:paraId="5B63153B" w14:textId="77777777" w:rsidR="009737BF" w:rsidRDefault="009737BF" w:rsidP="009737BF">
      <w:pPr>
        <w:jc w:val="left"/>
      </w:pPr>
      <w:r>
        <w:rPr>
          <w:rStyle w:val="CommentReference"/>
        </w:rPr>
        <w:annotationRef/>
      </w:r>
      <w:r>
        <w:rPr>
          <w:szCs w:val="20"/>
        </w:rPr>
        <w:t>this footnote is too long. If these models are to be discussed in such details, you should add a dedicated lit review section AFTER the Introduction.</w:t>
      </w:r>
    </w:p>
  </w:comment>
  <w:comment w:id="35" w:author="Author" w:initials="A">
    <w:p w14:paraId="56341C38" w14:textId="77777777" w:rsidR="00460834" w:rsidRDefault="00460834" w:rsidP="00460834">
      <w:pPr>
        <w:jc w:val="left"/>
      </w:pPr>
      <w:r>
        <w:rPr>
          <w:rStyle w:val="CommentReference"/>
        </w:rPr>
        <w:annotationRef/>
      </w:r>
      <w:r>
        <w:rPr>
          <w:szCs w:val="20"/>
        </w:rPr>
        <w:t>Nothing estimated discriminates between menu-cost and signal-extraction models; both predict positive comovement, and the only proposed discriminator (linear vs. nonlinear) is precisely reported inconsistently.</w:t>
      </w:r>
    </w:p>
  </w:comment>
  <w:comment w:id="37" w:author="Author" w:initials="A">
    <w:p w14:paraId="1D0A02C5" w14:textId="77777777" w:rsidR="00EB766E" w:rsidRDefault="00EB766E" w:rsidP="00EB766E">
      <w:pPr>
        <w:jc w:val="left"/>
      </w:pPr>
      <w:r>
        <w:rPr>
          <w:rStyle w:val="CommentReference"/>
        </w:rPr>
        <w:annotationRef/>
      </w:r>
      <w:r>
        <w:rPr>
          <w:szCs w:val="20"/>
        </w:rPr>
        <w:t>rephrase</w:t>
      </w:r>
    </w:p>
  </w:comment>
  <w:comment w:id="72" w:author="Author" w:initials="A">
    <w:p w14:paraId="1CA6232F" w14:textId="77777777" w:rsidR="00BF6AB5" w:rsidRDefault="00BF6AB5" w:rsidP="00BF6AB5">
      <w:pPr>
        <w:jc w:val="left"/>
      </w:pPr>
      <w:r>
        <w:rPr>
          <w:rStyle w:val="CommentReference"/>
        </w:rPr>
        <w:annotationRef/>
      </w:r>
      <w:r>
        <w:rPr>
          <w:szCs w:val="20"/>
        </w:rPr>
        <w:t>what do you mean by 'non-linear' and 'flatter' here?</w:t>
      </w:r>
    </w:p>
  </w:comment>
  <w:comment w:id="77" w:author="Author" w:initials="A">
    <w:p w14:paraId="60DA3BED" w14:textId="77777777" w:rsidR="00BF6AB5" w:rsidRDefault="00BF6AB5" w:rsidP="00BF6AB5">
      <w:pPr>
        <w:jc w:val="left"/>
      </w:pPr>
      <w:r>
        <w:rPr>
          <w:rStyle w:val="CommentReference"/>
        </w:rPr>
        <w:annotationRef/>
      </w:r>
      <w:r>
        <w:rPr>
          <w:szCs w:val="20"/>
        </w:rPr>
        <w:t>update</w:t>
      </w:r>
    </w:p>
  </w:comment>
  <w:comment w:id="79" w:author="Author" w:initials="A">
    <w:p w14:paraId="1FF7E8A4" w14:textId="77777777" w:rsidR="00A80853" w:rsidRDefault="00682AFF" w:rsidP="00A80853">
      <w:pPr>
        <w:jc w:val="left"/>
      </w:pPr>
      <w:r>
        <w:rPr>
          <w:rStyle w:val="CommentReference"/>
        </w:rPr>
        <w:annotationRef/>
      </w:r>
      <w:r w:rsidR="00A80853">
        <w:rPr>
          <w:szCs w:val="20"/>
        </w:rPr>
        <w:t>This section does not add much value to your research; if anything it adds noise. It restates a general theory with no/little interpretation of the math derivation. It is not conducive to the empirical model, which is unrelated from this section. It does not problematise the relationship under study in any way either. This section would make sense if it opresented a model extension, not its restatement. You can use a citation for that.</w:t>
      </w:r>
    </w:p>
    <w:p w14:paraId="04A4A10A" w14:textId="77777777" w:rsidR="00A80853" w:rsidRDefault="00A80853" w:rsidP="00A80853">
      <w:pPr>
        <w:jc w:val="left"/>
      </w:pPr>
    </w:p>
    <w:p w14:paraId="062205A3" w14:textId="77777777" w:rsidR="00A80853" w:rsidRDefault="00A80853" w:rsidP="00A80853">
      <w:pPr>
        <w:jc w:val="left"/>
      </w:pPr>
      <w:r>
        <w:rPr>
          <w:szCs w:val="20"/>
        </w:rPr>
        <w:t>I would strongly suggest dropping the whole derivation and leaving the final equation perhaps, as a part of a whole, fully elaborated literature review section - which is missing in this paper.</w:t>
      </w:r>
    </w:p>
  </w:comment>
  <w:comment w:id="93" w:author="Author" w:initials="A">
    <w:p w14:paraId="6A8A7325" w14:textId="77777777" w:rsidR="006F1962" w:rsidRDefault="006F1962" w:rsidP="006F1962">
      <w:pPr>
        <w:jc w:val="left"/>
      </w:pPr>
      <w:r>
        <w:rPr>
          <w:rStyle w:val="CommentReference"/>
        </w:rPr>
        <w:annotationRef/>
      </w:r>
      <w:r>
        <w:rPr>
          <w:szCs w:val="20"/>
        </w:rPr>
        <w:t>essentially or in part?</w:t>
      </w:r>
    </w:p>
  </w:comment>
  <w:comment w:id="94" w:author="Author" w:initials="A">
    <w:p w14:paraId="158EB6D9" w14:textId="77777777" w:rsidR="009931E0" w:rsidRDefault="009931E0" w:rsidP="009931E0">
      <w:pPr>
        <w:jc w:val="left"/>
      </w:pPr>
      <w:r>
        <w:rPr>
          <w:rStyle w:val="CommentReference"/>
        </w:rPr>
        <w:annotationRef/>
      </w:r>
      <w:r>
        <w:rPr>
          <w:szCs w:val="20"/>
        </w:rPr>
        <w:t>why in '' ? isn't it standard jargon?</w:t>
      </w:r>
    </w:p>
  </w:comment>
  <w:comment w:id="105" w:author="Author" w:initials="A">
    <w:p w14:paraId="705CA982" w14:textId="77777777" w:rsidR="00247865" w:rsidRDefault="00247865" w:rsidP="00247865">
      <w:pPr>
        <w:jc w:val="left"/>
      </w:pPr>
      <w:r>
        <w:rPr>
          <w:rStyle w:val="CommentReference"/>
        </w:rPr>
        <w:annotationRef/>
      </w:r>
      <w:r>
        <w:rPr>
          <w:szCs w:val="20"/>
        </w:rPr>
        <w:t>what is x?</w:t>
      </w:r>
    </w:p>
  </w:comment>
  <w:comment w:id="123" w:author="Author" w:initials="A">
    <w:p w14:paraId="48BF9919" w14:textId="77777777" w:rsidR="001D1B61" w:rsidRDefault="00233CBE" w:rsidP="001D1B61">
      <w:pPr>
        <w:jc w:val="left"/>
      </w:pPr>
      <w:r>
        <w:rPr>
          <w:rStyle w:val="CommentReference"/>
        </w:rPr>
        <w:annotationRef/>
      </w:r>
      <w:r w:rsidR="001D1B61">
        <w:rPr>
          <w:szCs w:val="20"/>
        </w:rPr>
        <w:t>explain the economic logic behind this, what it means and why this effect happens</w:t>
      </w:r>
    </w:p>
  </w:comment>
  <w:comment w:id="126" w:author="Author" w:initials="A">
    <w:p w14:paraId="3B6D731E" w14:textId="27E25DC3" w:rsidR="00A218EE" w:rsidRDefault="00A218EE" w:rsidP="00A218EE">
      <w:pPr>
        <w:jc w:val="left"/>
      </w:pPr>
      <w:r>
        <w:rPr>
          <w:rStyle w:val="CommentReference"/>
        </w:rPr>
        <w:annotationRef/>
      </w:r>
      <w:r>
        <w:rPr>
          <w:szCs w:val="20"/>
        </w:rPr>
        <w:t>explain the economic logic: what does this mean in economic terms?</w:t>
      </w:r>
    </w:p>
  </w:comment>
  <w:comment w:id="115" w:author="Author" w:initials="A">
    <w:p w14:paraId="32EE7A3D" w14:textId="77777777" w:rsidR="00305083" w:rsidRDefault="00305083" w:rsidP="00305083">
      <w:pPr>
        <w:jc w:val="left"/>
      </w:pPr>
      <w:r>
        <w:rPr>
          <w:rStyle w:val="CommentReference"/>
        </w:rPr>
        <w:annotationRef/>
      </w:r>
      <w:r>
        <w:rPr>
          <w:szCs w:val="20"/>
        </w:rPr>
        <w:t>please use words in text and arrows in math equations.</w:t>
      </w:r>
    </w:p>
  </w:comment>
  <w:comment w:id="279" w:author="Author" w:initials="A">
    <w:p w14:paraId="0E9C834A" w14:textId="5C1B7AA0" w:rsidR="00D4040D" w:rsidRDefault="00D4040D" w:rsidP="00D4040D">
      <w:pPr>
        <w:jc w:val="left"/>
      </w:pPr>
      <w:r>
        <w:rPr>
          <w:rStyle w:val="CommentReference"/>
        </w:rPr>
        <w:annotationRef/>
      </w:r>
      <w:r>
        <w:rPr>
          <w:szCs w:val="20"/>
        </w:rPr>
        <w:t>variance or standard deviation? It was the latter a few lines above.</w:t>
      </w:r>
    </w:p>
  </w:comment>
  <w:comment w:id="281" w:author="Author" w:initials="A">
    <w:p w14:paraId="7FCE7C5A" w14:textId="77777777" w:rsidR="005F4C8D" w:rsidRDefault="005F4C8D" w:rsidP="005F4C8D">
      <w:pPr>
        <w:jc w:val="left"/>
      </w:pPr>
      <w:r>
        <w:rPr>
          <w:rStyle w:val="CommentReference"/>
        </w:rPr>
        <w:annotationRef/>
      </w:r>
      <w:r>
        <w:rPr>
          <w:szCs w:val="20"/>
        </w:rPr>
        <w:t>inertia?</w:t>
      </w:r>
    </w:p>
  </w:comment>
  <w:comment w:id="282" w:author="Author" w:initials="A">
    <w:p w14:paraId="2F2A7C09" w14:textId="77777777" w:rsidR="00B018C3" w:rsidRDefault="00B018C3" w:rsidP="00B018C3">
      <w:pPr>
        <w:jc w:val="left"/>
      </w:pPr>
      <w:r>
        <w:rPr>
          <w:rStyle w:val="CommentReference"/>
        </w:rPr>
        <w:annotationRef/>
      </w:r>
      <w:r>
        <w:rPr>
          <w:szCs w:val="20"/>
        </w:rPr>
        <w:t>which papers say so? these must be discussed in the lit review section</w:t>
      </w:r>
    </w:p>
  </w:comment>
  <w:comment w:id="285" w:author="Author" w:initials="A">
    <w:p w14:paraId="782D04EC" w14:textId="77777777" w:rsidR="00716F33" w:rsidRDefault="00716F33" w:rsidP="00716F33">
      <w:pPr>
        <w:jc w:val="left"/>
      </w:pPr>
      <w:r>
        <w:rPr>
          <w:rStyle w:val="CommentReference"/>
        </w:rPr>
        <w:annotationRef/>
      </w:r>
      <w:r>
        <w:rPr>
          <w:szCs w:val="20"/>
        </w:rPr>
        <w:t>references?</w:t>
      </w:r>
    </w:p>
  </w:comment>
  <w:comment w:id="298" w:author="Author" w:initials="A">
    <w:p w14:paraId="5C480528" w14:textId="77777777" w:rsidR="00D73837" w:rsidRDefault="00716F33" w:rsidP="00D73837">
      <w:pPr>
        <w:jc w:val="left"/>
      </w:pPr>
      <w:r>
        <w:rPr>
          <w:rStyle w:val="CommentReference"/>
        </w:rPr>
        <w:annotationRef/>
      </w:r>
      <w:r w:rsidR="00D73837">
        <w:rPr>
          <w:szCs w:val="20"/>
        </w:rPr>
        <w:t>no coeff in front of pi_t?</w:t>
      </w:r>
    </w:p>
  </w:comment>
  <w:comment w:id="335" w:author="Author" w:initials="A">
    <w:p w14:paraId="18CCFFDC" w14:textId="77777777" w:rsidR="00CC51A7" w:rsidRDefault="00CC51A7" w:rsidP="00CC51A7">
      <w:pPr>
        <w:jc w:val="left"/>
      </w:pPr>
      <w:r>
        <w:rPr>
          <w:rStyle w:val="CommentReference"/>
        </w:rPr>
        <w:annotationRef/>
      </w:r>
      <w:r>
        <w:rPr>
          <w:szCs w:val="20"/>
        </w:rPr>
        <w:t>inflation or inflation squared?</w:t>
      </w:r>
    </w:p>
  </w:comment>
  <w:comment w:id="352" w:author="Author" w:initials="A">
    <w:p w14:paraId="53FF0713" w14:textId="77777777" w:rsidR="00205DA0" w:rsidRDefault="00205DA0" w:rsidP="00205DA0">
      <w:pPr>
        <w:jc w:val="left"/>
      </w:pPr>
      <w:r>
        <w:rPr>
          <w:rStyle w:val="CommentReference"/>
        </w:rPr>
        <w:annotationRef/>
      </w:r>
      <w:r>
        <w:rPr>
          <w:szCs w:val="20"/>
        </w:rPr>
        <w:t>all ther highlighted text seems redundant to me</w:t>
      </w:r>
    </w:p>
  </w:comment>
  <w:comment w:id="356" w:author="Author" w:initials="A">
    <w:p w14:paraId="6E780F41" w14:textId="77777777" w:rsidR="00CD7398" w:rsidRDefault="00CD7398" w:rsidP="00CD7398">
      <w:pPr>
        <w:jc w:val="left"/>
      </w:pPr>
      <w:r>
        <w:rPr>
          <w:rStyle w:val="CommentReference"/>
        </w:rPr>
        <w:annotationRef/>
      </w:r>
      <w:r>
        <w:rPr>
          <w:szCs w:val="20"/>
        </w:rPr>
        <w:t>nowhere I can find you've discussed this. Please add it to the new lit review section</w:t>
      </w:r>
    </w:p>
  </w:comment>
  <w:comment w:id="358" w:author="Author" w:initials="A">
    <w:p w14:paraId="40502DE9" w14:textId="77777777" w:rsidR="008621DA" w:rsidRDefault="008621DA" w:rsidP="008621DA">
      <w:pPr>
        <w:jc w:val="left"/>
      </w:pPr>
      <w:r>
        <w:rPr>
          <w:rStyle w:val="CommentReference"/>
        </w:rPr>
        <w:annotationRef/>
      </w:r>
      <w:r>
        <w:rPr>
          <w:szCs w:val="20"/>
        </w:rPr>
        <w:t>explain which regime?</w:t>
      </w:r>
    </w:p>
  </w:comment>
  <w:comment w:id="361" w:author="Author" w:initials="A">
    <w:p w14:paraId="41F0AA28" w14:textId="77777777" w:rsidR="00874406" w:rsidRDefault="00874406" w:rsidP="00874406">
      <w:pPr>
        <w:jc w:val="left"/>
      </w:pPr>
      <w:r>
        <w:rPr>
          <w:rStyle w:val="CommentReference"/>
        </w:rPr>
        <w:annotationRef/>
      </w:r>
      <w:r>
        <w:rPr>
          <w:szCs w:val="20"/>
        </w:rPr>
        <w:t>put them together</w:t>
      </w:r>
    </w:p>
  </w:comment>
  <w:comment w:id="367" w:author="Author" w:initials="A">
    <w:p w14:paraId="4FE0866B" w14:textId="77777777" w:rsidR="00DA1F94" w:rsidRDefault="00DA1F94" w:rsidP="00DA1F94">
      <w:pPr>
        <w:jc w:val="left"/>
      </w:pPr>
      <w:r>
        <w:rPr>
          <w:rStyle w:val="CommentReference"/>
        </w:rPr>
        <w:annotationRef/>
      </w:r>
      <w:r>
        <w:rPr>
          <w:szCs w:val="20"/>
        </w:rPr>
        <w:t>where is this hypothesis stated?</w:t>
      </w:r>
    </w:p>
  </w:comment>
  <w:comment w:id="370" w:author="Author" w:initials="A">
    <w:p w14:paraId="19BD6105" w14:textId="77777777" w:rsidR="006C49E7" w:rsidRDefault="006C49E7" w:rsidP="006C49E7">
      <w:pPr>
        <w:jc w:val="left"/>
      </w:pPr>
      <w:r>
        <w:rPr>
          <w:rStyle w:val="CommentReference"/>
        </w:rPr>
        <w:annotationRef/>
      </w:r>
      <w:r>
        <w:rPr>
          <w:szCs w:val="20"/>
        </w:rPr>
        <w:t>the table does not specify which equations were estimated. This paper has a big number of equations. Please clarify which specification is in each column</w:t>
      </w:r>
    </w:p>
  </w:comment>
  <w:comment w:id="372" w:author="Author" w:initials="A">
    <w:p w14:paraId="61058C79" w14:textId="77777777" w:rsidR="00C74CA8" w:rsidRDefault="00C74CA8" w:rsidP="00C74CA8">
      <w:pPr>
        <w:jc w:val="left"/>
      </w:pPr>
      <w:r>
        <w:rPr>
          <w:rStyle w:val="CommentReference"/>
        </w:rPr>
        <w:annotationRef/>
      </w:r>
      <w:r>
        <w:rPr>
          <w:szCs w:val="20"/>
        </w:rPr>
        <w:t>rephrase</w:t>
      </w:r>
    </w:p>
  </w:comment>
  <w:comment w:id="376" w:author="Author" w:initials="A">
    <w:p w14:paraId="39A9DF28" w14:textId="77777777" w:rsidR="00963661" w:rsidRDefault="00CE25FB" w:rsidP="00963661">
      <w:pPr>
        <w:jc w:val="left"/>
      </w:pPr>
      <w:r>
        <w:rPr>
          <w:rStyle w:val="CommentReference"/>
        </w:rPr>
        <w:annotationRef/>
      </w:r>
      <w:r w:rsidR="00963661">
        <w:rPr>
          <w:szCs w:val="20"/>
        </w:rPr>
        <w:t>you mean estimates of the coefficients? clarify which coefficient in which model specification is reported in figures 3 and 4</w:t>
      </w:r>
    </w:p>
  </w:comment>
  <w:comment w:id="379" w:author="Author" w:initials="A">
    <w:p w14:paraId="00793B7E" w14:textId="59508382" w:rsidR="00CE25FB" w:rsidRDefault="00CE25FB" w:rsidP="00CE25FB">
      <w:pPr>
        <w:jc w:val="left"/>
      </w:pPr>
      <w:r>
        <w:rPr>
          <w:rStyle w:val="CommentReference"/>
        </w:rPr>
        <w:annotationRef/>
      </w:r>
      <w:r>
        <w:rPr>
          <w:szCs w:val="20"/>
        </w:rPr>
        <w:t>repetition</w:t>
      </w:r>
    </w:p>
  </w:comment>
  <w:comment w:id="378" w:author="Author" w:initials="A">
    <w:p w14:paraId="6A44D2BC" w14:textId="77777777" w:rsidR="007B5F93" w:rsidRDefault="007B5F93" w:rsidP="007B5F93">
      <w:pPr>
        <w:jc w:val="left"/>
      </w:pPr>
      <w:r>
        <w:rPr>
          <w:rStyle w:val="CommentReference"/>
        </w:rPr>
        <w:annotationRef/>
      </w:r>
      <w:r>
        <w:rPr>
          <w:szCs w:val="20"/>
        </w:rPr>
        <w:t>this is the first time you mention recursive estimates. Please add this method in the relevant section and link results to their respective model specification.</w:t>
      </w:r>
    </w:p>
  </w:comment>
  <w:comment w:id="383" w:author="Author" w:initials="A">
    <w:p w14:paraId="7F4412C7" w14:textId="77777777" w:rsidR="005C0B83" w:rsidRDefault="005C0B83" w:rsidP="005C0B83">
      <w:pPr>
        <w:jc w:val="left"/>
      </w:pPr>
      <w:r>
        <w:rPr>
          <w:rStyle w:val="CommentReference"/>
        </w:rPr>
        <w:annotationRef/>
      </w:r>
      <w:r>
        <w:rPr>
          <w:szCs w:val="20"/>
        </w:rPr>
        <w:t>unclear meaning, please be more rigorous when reporting results. Interpretation comes later</w:t>
      </w:r>
    </w:p>
  </w:comment>
  <w:comment w:id="384" w:author="Author" w:initials="A">
    <w:p w14:paraId="74CB9067" w14:textId="77777777" w:rsidR="00821139" w:rsidRDefault="00821139" w:rsidP="00821139">
      <w:pPr>
        <w:jc w:val="left"/>
      </w:pPr>
      <w:r>
        <w:rPr>
          <w:rStyle w:val="CommentReference"/>
        </w:rPr>
        <w:annotationRef/>
      </w:r>
      <w:r>
        <w:rPr>
          <w:szCs w:val="20"/>
        </w:rPr>
        <w:t>?</w:t>
      </w:r>
    </w:p>
  </w:comment>
  <w:comment w:id="385" w:author="Author" w:initials="A">
    <w:p w14:paraId="720851CA" w14:textId="36ED92B8" w:rsidR="005C147F" w:rsidRDefault="005C147F" w:rsidP="005C147F">
      <w:pPr>
        <w:jc w:val="left"/>
      </w:pPr>
      <w:r>
        <w:rPr>
          <w:rStyle w:val="CommentReference"/>
        </w:rPr>
        <w:annotationRef/>
      </w:r>
      <w:r>
        <w:rPr>
          <w:szCs w:val="20"/>
        </w:rPr>
        <w:t>how?</w:t>
      </w:r>
    </w:p>
  </w:comment>
  <w:comment w:id="386" w:author="Author" w:initials="A">
    <w:p w14:paraId="4EFBBC72" w14:textId="77777777" w:rsidR="003749F7" w:rsidRDefault="00855899" w:rsidP="003749F7">
      <w:pPr>
        <w:jc w:val="left"/>
      </w:pPr>
      <w:r>
        <w:rPr>
          <w:rStyle w:val="CommentReference"/>
        </w:rPr>
        <w:annotationRef/>
      </w:r>
      <w:r w:rsidR="003749F7">
        <w:rPr>
          <w:szCs w:val="20"/>
        </w:rPr>
        <w:t>can you explain/interpret the different results you get for the 2-year and the 5-year windows? the former are cyclical, the latter are upward-sloping</w:t>
      </w:r>
    </w:p>
  </w:comment>
  <w:comment w:id="388" w:author="Author" w:initials="A">
    <w:p w14:paraId="051BFC41" w14:textId="77777777" w:rsidR="007B5F93" w:rsidRDefault="00710DF7" w:rsidP="007B5F93">
      <w:pPr>
        <w:jc w:val="left"/>
      </w:pPr>
      <w:r>
        <w:rPr>
          <w:rStyle w:val="CommentReference"/>
        </w:rPr>
        <w:annotationRef/>
      </w:r>
      <w:r w:rsidR="007B5F93">
        <w:rPr>
          <w:szCs w:val="20"/>
        </w:rPr>
        <w:t xml:space="preserve">Hard to gauge what is/is not significant here. </w:t>
      </w:r>
    </w:p>
    <w:p w14:paraId="1DA8EC28" w14:textId="77777777" w:rsidR="007B5F93" w:rsidRDefault="007B5F93" w:rsidP="007B5F93">
      <w:pPr>
        <w:jc w:val="left"/>
      </w:pPr>
      <w:r>
        <w:rPr>
          <w:szCs w:val="20"/>
        </w:rPr>
        <w:t>any better way to plot coefficient estimates and t-stats - ideally in the same figure with confidence bands?</w:t>
      </w:r>
    </w:p>
    <w:p w14:paraId="11E28F01" w14:textId="77777777" w:rsidR="007B5F93" w:rsidRDefault="007B5F93" w:rsidP="007B5F93">
      <w:pPr>
        <w:jc w:val="left"/>
      </w:pPr>
    </w:p>
  </w:comment>
  <w:comment w:id="391" w:author="Author" w:initials="A">
    <w:p w14:paraId="2209FC39" w14:textId="77777777" w:rsidR="007B5F93" w:rsidRDefault="009325F2" w:rsidP="007B5F93">
      <w:pPr>
        <w:jc w:val="left"/>
      </w:pPr>
      <w:r>
        <w:rPr>
          <w:rStyle w:val="CommentReference"/>
        </w:rPr>
        <w:annotationRef/>
      </w:r>
      <w:r w:rsidR="007B5F93">
        <w:rPr>
          <w:szCs w:val="20"/>
        </w:rPr>
        <w:t>clarify which equation was estimated and what the estimate is about precisely. Also, clarify what the size of the coefficient means in economic terms (ie, percentage points).</w:t>
      </w:r>
    </w:p>
    <w:p w14:paraId="35A2E7B8" w14:textId="77777777" w:rsidR="007B5F93" w:rsidRDefault="007B5F93" w:rsidP="007B5F93">
      <w:pPr>
        <w:jc w:val="left"/>
      </w:pPr>
      <w:r>
        <w:rPr>
          <w:szCs w:val="20"/>
        </w:rPr>
        <w:t>CI are missing.</w:t>
      </w:r>
    </w:p>
  </w:comment>
  <w:comment w:id="392" w:author="Author" w:initials="A">
    <w:p w14:paraId="47A8E9CF" w14:textId="77777777" w:rsidR="00396164" w:rsidRDefault="00E95795" w:rsidP="00396164">
      <w:pPr>
        <w:jc w:val="left"/>
      </w:pPr>
      <w:r>
        <w:rPr>
          <w:rStyle w:val="CommentReference"/>
        </w:rPr>
        <w:annotationRef/>
      </w:r>
      <w:r w:rsidR="00396164">
        <w:rPr>
          <w:szCs w:val="20"/>
        </w:rPr>
        <w:t>regimes of relatively lower inflation or RPD?</w:t>
      </w:r>
    </w:p>
    <w:p w14:paraId="361E7F2B" w14:textId="77777777" w:rsidR="00396164" w:rsidRDefault="00396164" w:rsidP="00396164">
      <w:pPr>
        <w:jc w:val="left"/>
      </w:pPr>
    </w:p>
    <w:p w14:paraId="24256776" w14:textId="77777777" w:rsidR="00396164" w:rsidRDefault="00396164" w:rsidP="00396164">
      <w:pPr>
        <w:jc w:val="left"/>
      </w:pPr>
      <w:r>
        <w:rPr>
          <w:szCs w:val="20"/>
        </w:rPr>
        <w:t>Again, the reader must know which equation is estimated in each part of the results presentation</w:t>
      </w:r>
    </w:p>
  </w:comment>
  <w:comment w:id="393" w:author="Author" w:initials="A">
    <w:p w14:paraId="07679DBB" w14:textId="77777777" w:rsidR="00E92C97" w:rsidRDefault="00E92C97" w:rsidP="00E92C97">
      <w:pPr>
        <w:jc w:val="left"/>
      </w:pPr>
      <w:r>
        <w:rPr>
          <w:rStyle w:val="CommentReference"/>
        </w:rPr>
        <w:annotationRef/>
      </w:r>
      <w:r>
        <w:rPr>
          <w:szCs w:val="20"/>
        </w:rPr>
        <w:t>why the difference? can you summarise your argument to explain these differences?</w:t>
      </w:r>
    </w:p>
  </w:comment>
  <w:comment w:id="397" w:author="Author" w:initials="A">
    <w:p w14:paraId="6800803C" w14:textId="77777777" w:rsidR="000D7B15" w:rsidRDefault="000D7B15" w:rsidP="000D7B15">
      <w:pPr>
        <w:jc w:val="left"/>
      </w:pPr>
      <w:r>
        <w:rPr>
          <w:rStyle w:val="CommentReference"/>
        </w:rPr>
        <w:annotationRef/>
      </w:r>
      <w:r>
        <w:rPr>
          <w:szCs w:val="20"/>
        </w:rPr>
        <w:t>explain the difference between the two columns. Consider using only one, as they are very similar</w:t>
      </w:r>
    </w:p>
  </w:comment>
  <w:comment w:id="399" w:author="Author" w:initials="A">
    <w:p w14:paraId="165CD894" w14:textId="77777777" w:rsidR="00CD67EC" w:rsidRDefault="00CD67EC" w:rsidP="00CD67EC">
      <w:pPr>
        <w:jc w:val="left"/>
      </w:pPr>
      <w:r>
        <w:rPr>
          <w:rStyle w:val="CommentReference"/>
        </w:rPr>
        <w:annotationRef/>
      </w:r>
      <w:r>
        <w:rPr>
          <w:szCs w:val="20"/>
        </w:rPr>
        <w:t>explain the difference between the two columns. Consider using only one, as they are very similar</w:t>
      </w:r>
    </w:p>
  </w:comment>
  <w:comment w:id="420" w:author="Author" w:initials="A">
    <w:p w14:paraId="43872036" w14:textId="77777777" w:rsidR="00C56A63" w:rsidRDefault="00C56A63" w:rsidP="00C56A63">
      <w:pPr>
        <w:jc w:val="left"/>
      </w:pPr>
      <w:r>
        <w:rPr>
          <w:rStyle w:val="CommentReference"/>
        </w:rPr>
        <w:annotationRef/>
      </w:r>
      <w:r>
        <w:rPr>
          <w:szCs w:val="20"/>
        </w:rPr>
        <w:t>it's the other way around</w:t>
      </w:r>
    </w:p>
  </w:comment>
  <w:comment w:id="421" w:author="Author" w:initials="A">
    <w:p w14:paraId="20627B5B" w14:textId="77777777" w:rsidR="001F64FD" w:rsidRDefault="001F64FD" w:rsidP="001F64FD">
      <w:pPr>
        <w:jc w:val="left"/>
      </w:pPr>
      <w:r>
        <w:rPr>
          <w:rStyle w:val="CommentReference"/>
        </w:rPr>
        <w:annotationRef/>
      </w:r>
      <w:r>
        <w:rPr>
          <w:szCs w:val="20"/>
        </w:rPr>
        <w:t>inflationary shocks are expected to compress RPD here?</w:t>
      </w:r>
    </w:p>
  </w:comment>
  <w:comment w:id="423" w:author="Author" w:initials="A">
    <w:p w14:paraId="20869B04" w14:textId="77777777" w:rsidR="004A5638" w:rsidRDefault="004A5638" w:rsidP="004A5638">
      <w:pPr>
        <w:jc w:val="left"/>
      </w:pPr>
      <w:r>
        <w:rPr>
          <w:rStyle w:val="CommentReference"/>
        </w:rPr>
        <w:annotationRef/>
      </w:r>
      <w:r>
        <w:rPr>
          <w:szCs w:val="20"/>
        </w:rPr>
        <w:t>QQR was prsented as a chapter extension that answers a different RQ, rather than ensuring robustness of previous results.</w:t>
      </w:r>
    </w:p>
    <w:p w14:paraId="66F5B481" w14:textId="77777777" w:rsidR="004A5638" w:rsidRDefault="004A5638" w:rsidP="004A5638">
      <w:pPr>
        <w:jc w:val="left"/>
      </w:pPr>
    </w:p>
    <w:p w14:paraId="1C8381EB" w14:textId="77777777" w:rsidR="004A5638" w:rsidRDefault="004A5638" w:rsidP="004A5638">
      <w:pPr>
        <w:jc w:val="left"/>
      </w:pPr>
      <w:r>
        <w:rPr>
          <w:szCs w:val="20"/>
        </w:rPr>
        <w:t>Please decide what's the function of this model. If the former, can you reinstate the RQ this method shall answer precisely?</w:t>
      </w:r>
    </w:p>
  </w:comment>
  <w:comment w:id="439" w:author="Author" w:initials="A">
    <w:p w14:paraId="395869A6" w14:textId="77777777" w:rsidR="00F24F82" w:rsidRDefault="007D7D13" w:rsidP="00F24F82">
      <w:pPr>
        <w:jc w:val="left"/>
      </w:pPr>
      <w:r>
        <w:rPr>
          <w:rStyle w:val="CommentReference"/>
        </w:rPr>
        <w:annotationRef/>
      </w:r>
      <w:r w:rsidR="00F24F82">
        <w:rPr>
          <w:szCs w:val="20"/>
        </w:rPr>
        <w:t>all in about 100 observations. &gt;The model will have severely limited explanatory power. Maybe we shouldn't trust these results so blindly?</w:t>
      </w:r>
    </w:p>
  </w:comment>
  <w:comment w:id="449" w:author="Author" w:initials="A">
    <w:p w14:paraId="3CDAF62B" w14:textId="77777777" w:rsidR="00DD09E5" w:rsidRDefault="00BD40A7" w:rsidP="00DD09E5">
      <w:pPr>
        <w:jc w:val="left"/>
      </w:pPr>
      <w:r>
        <w:rPr>
          <w:rStyle w:val="CommentReference"/>
        </w:rPr>
        <w:annotationRef/>
      </w:r>
      <w:r w:rsidR="00DD09E5">
        <w:rPr>
          <w:szCs w:val="20"/>
        </w:rPr>
        <w:t>I can't see much of a discussion about EMs as compared to AEs ibn this paper. This should be better elaborated if you want to retain this point as a contribution.</w:t>
      </w:r>
    </w:p>
    <w:p w14:paraId="55AE6F3D" w14:textId="77777777" w:rsidR="00DD09E5" w:rsidRDefault="00DD09E5" w:rsidP="00DD09E5">
      <w:pPr>
        <w:jc w:val="left"/>
      </w:pPr>
      <w:r>
        <w:rPr>
          <w:szCs w:val="20"/>
        </w:rPr>
        <w:t xml:space="preserve">The only EM-related aspect of this paper is its focus on SA data. However, the SA-specific frictions were not discussed either. </w:t>
      </w:r>
    </w:p>
  </w:comment>
  <w:comment w:id="450" w:author="Author" w:initials="A">
    <w:p w14:paraId="73FF3B22" w14:textId="77777777" w:rsidR="003E5300" w:rsidRDefault="003E5300" w:rsidP="003E5300">
      <w:pPr>
        <w:jc w:val="left"/>
      </w:pPr>
      <w:r>
        <w:rPr>
          <w:rStyle w:val="CommentReference"/>
        </w:rPr>
        <w:annotationRef/>
      </w:r>
      <w:r>
        <w:rPr>
          <w:szCs w:val="20"/>
        </w:rPr>
        <w:t>The 2025 conclusion contradicts the paper's own caveat. Section 1 says explicitly that no inference is made about the post-2025 period because the sample is too short.</w:t>
      </w:r>
    </w:p>
  </w:comment>
  <w:comment w:id="451" w:author="Author" w:initials="A">
    <w:p w14:paraId="090A07C8" w14:textId="44EEE684" w:rsidR="00B474CF" w:rsidRDefault="00B474CF" w:rsidP="00B474CF">
      <w:pPr>
        <w:jc w:val="left"/>
      </w:pPr>
      <w:r>
        <w:rPr>
          <w:rStyle w:val="CommentReference"/>
        </w:rPr>
        <w:annotationRef/>
      </w:r>
      <w:r>
        <w:rPr>
          <w:szCs w:val="20"/>
        </w:rPr>
        <w:t>in the first paragraph of this section, you wrote that lower inflation reduces RDP and welfare losses. So which balance should they strike? Did you find a trade-off.</w:t>
      </w:r>
    </w:p>
    <w:p w14:paraId="7597E39C" w14:textId="77777777" w:rsidR="00B474CF" w:rsidRDefault="00B474CF" w:rsidP="00B474CF">
      <w:pPr>
        <w:jc w:val="left"/>
      </w:pPr>
      <w:r>
        <w:rPr>
          <w:szCs w:val="20"/>
        </w:rPr>
        <w:t>Please maintain coherence and clarity between results and policy implications</w:t>
      </w:r>
    </w:p>
  </w:comment>
  <w:comment w:id="454" w:author="Author" w:initials="A">
    <w:p w14:paraId="28F1AA98" w14:textId="77777777" w:rsidR="00D75DED" w:rsidRDefault="00D75DED" w:rsidP="00D75DED">
      <w:pPr>
        <w:jc w:val="left"/>
      </w:pPr>
      <w:r>
        <w:rPr>
          <w:rStyle w:val="CommentReference"/>
        </w:rPr>
        <w:annotationRef/>
      </w:r>
      <w:r>
        <w:rPr>
          <w:szCs w:val="20"/>
        </w:rPr>
        <w:t>how do your findings support this view? can you make the link more visible?</w:t>
      </w:r>
    </w:p>
  </w:comment>
  <w:comment w:id="503" w:author="Author" w:initials="A">
    <w:p w14:paraId="7D672609" w14:textId="77777777" w:rsidR="007A2552" w:rsidRDefault="007A2552" w:rsidP="007A2552">
      <w:pPr>
        <w:jc w:val="left"/>
      </w:pPr>
      <w:r>
        <w:rPr>
          <w:rStyle w:val="CommentReference"/>
        </w:rPr>
        <w:annotationRef/>
      </w:r>
      <w:r>
        <w:rPr>
          <w:szCs w:val="20"/>
        </w:rPr>
        <w:t>this looks non-stationary to me. Please check and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776A275" w15:done="0"/>
  <w15:commentEx w15:paraId="4CD453AB" w15:done="0"/>
  <w15:commentEx w15:paraId="1B7A1719" w15:done="0"/>
  <w15:commentEx w15:paraId="37072104" w15:done="0"/>
  <w15:commentEx w15:paraId="7F6ECE99" w15:done="0"/>
  <w15:commentEx w15:paraId="36717297" w15:done="0"/>
  <w15:commentEx w15:paraId="140A7AC6" w15:done="0"/>
  <w15:commentEx w15:paraId="1F6B1B0B" w15:done="0"/>
  <w15:commentEx w15:paraId="269B76AB" w15:done="0"/>
  <w15:commentEx w15:paraId="79A90C8F" w15:done="0"/>
  <w15:commentEx w15:paraId="354B245E" w15:done="0"/>
  <w15:commentEx w15:paraId="1EBF0A5C" w15:done="0"/>
  <w15:commentEx w15:paraId="7E261EB9" w15:done="0"/>
  <w15:commentEx w15:paraId="5B63153B" w15:done="0"/>
  <w15:commentEx w15:paraId="56341C38" w15:done="0"/>
  <w15:commentEx w15:paraId="1D0A02C5" w15:done="0"/>
  <w15:commentEx w15:paraId="1CA6232F" w15:done="0"/>
  <w15:commentEx w15:paraId="60DA3BED" w15:done="0"/>
  <w15:commentEx w15:paraId="062205A3" w15:done="0"/>
  <w15:commentEx w15:paraId="6A8A7325" w15:done="0"/>
  <w15:commentEx w15:paraId="158EB6D9" w15:done="0"/>
  <w15:commentEx w15:paraId="705CA982" w15:done="0"/>
  <w15:commentEx w15:paraId="48BF9919" w15:done="0"/>
  <w15:commentEx w15:paraId="3B6D731E" w15:done="0"/>
  <w15:commentEx w15:paraId="32EE7A3D" w15:done="0"/>
  <w15:commentEx w15:paraId="0E9C834A" w15:done="0"/>
  <w15:commentEx w15:paraId="7FCE7C5A" w15:done="0"/>
  <w15:commentEx w15:paraId="2F2A7C09" w15:done="0"/>
  <w15:commentEx w15:paraId="782D04EC" w15:done="0"/>
  <w15:commentEx w15:paraId="5C480528" w15:done="0"/>
  <w15:commentEx w15:paraId="18CCFFDC" w15:done="0"/>
  <w15:commentEx w15:paraId="53FF0713" w15:done="0"/>
  <w15:commentEx w15:paraId="6E780F41" w15:done="0"/>
  <w15:commentEx w15:paraId="40502DE9" w15:done="0"/>
  <w15:commentEx w15:paraId="41F0AA28" w15:done="0"/>
  <w15:commentEx w15:paraId="4FE0866B" w15:done="0"/>
  <w15:commentEx w15:paraId="19BD6105" w15:done="0"/>
  <w15:commentEx w15:paraId="61058C79" w15:done="0"/>
  <w15:commentEx w15:paraId="39A9DF28" w15:done="0"/>
  <w15:commentEx w15:paraId="00793B7E" w15:done="0"/>
  <w15:commentEx w15:paraId="6A44D2BC" w15:done="0"/>
  <w15:commentEx w15:paraId="7F4412C7" w15:done="0"/>
  <w15:commentEx w15:paraId="74CB9067" w15:done="0"/>
  <w15:commentEx w15:paraId="720851CA" w15:done="0"/>
  <w15:commentEx w15:paraId="4EFBBC72" w15:paraIdParent="720851CA" w15:done="0"/>
  <w15:commentEx w15:paraId="11E28F01" w15:done="0"/>
  <w15:commentEx w15:paraId="35A2E7B8" w15:done="0"/>
  <w15:commentEx w15:paraId="24256776" w15:done="0"/>
  <w15:commentEx w15:paraId="07679DBB" w15:done="0"/>
  <w15:commentEx w15:paraId="6800803C" w15:done="0"/>
  <w15:commentEx w15:paraId="165CD894" w15:done="0"/>
  <w15:commentEx w15:paraId="43872036" w15:done="0"/>
  <w15:commentEx w15:paraId="20627B5B" w15:done="0"/>
  <w15:commentEx w15:paraId="1C8381EB" w15:done="0"/>
  <w15:commentEx w15:paraId="395869A6" w15:done="0"/>
  <w15:commentEx w15:paraId="55AE6F3D" w15:done="0"/>
  <w15:commentEx w15:paraId="73FF3B22" w15:done="0"/>
  <w15:commentEx w15:paraId="7597E39C" w15:done="0"/>
  <w15:commentEx w15:paraId="28F1AA98" w15:done="0"/>
  <w15:commentEx w15:paraId="7D6726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776A275" w16cid:durableId="7EC1E7BF"/>
  <w16cid:commentId w16cid:paraId="4CD453AB" w16cid:durableId="344449B9"/>
  <w16cid:commentId w16cid:paraId="1B7A1719" w16cid:durableId="096A23EB"/>
  <w16cid:commentId w16cid:paraId="37072104" w16cid:durableId="1FF00A78"/>
  <w16cid:commentId w16cid:paraId="7F6ECE99" w16cid:durableId="5BF8FBC0"/>
  <w16cid:commentId w16cid:paraId="36717297" w16cid:durableId="309816A5"/>
  <w16cid:commentId w16cid:paraId="140A7AC6" w16cid:durableId="7D09A8A6"/>
  <w16cid:commentId w16cid:paraId="1F6B1B0B" w16cid:durableId="4409CA0C"/>
  <w16cid:commentId w16cid:paraId="269B76AB" w16cid:durableId="3888930C"/>
  <w16cid:commentId w16cid:paraId="79A90C8F" w16cid:durableId="70999902"/>
  <w16cid:commentId w16cid:paraId="354B245E" w16cid:durableId="1782EE48"/>
  <w16cid:commentId w16cid:paraId="1EBF0A5C" w16cid:durableId="7AFE2DC1"/>
  <w16cid:commentId w16cid:paraId="7E261EB9" w16cid:durableId="56940561"/>
  <w16cid:commentId w16cid:paraId="5B63153B" w16cid:durableId="378ECB22"/>
  <w16cid:commentId w16cid:paraId="56341C38" w16cid:durableId="6C2AE2D5"/>
  <w16cid:commentId w16cid:paraId="1D0A02C5" w16cid:durableId="63F094AE"/>
  <w16cid:commentId w16cid:paraId="1CA6232F" w16cid:durableId="51378025"/>
  <w16cid:commentId w16cid:paraId="60DA3BED" w16cid:durableId="768BAE7B"/>
  <w16cid:commentId w16cid:paraId="062205A3" w16cid:durableId="701276B7"/>
  <w16cid:commentId w16cid:paraId="6A8A7325" w16cid:durableId="229618F3"/>
  <w16cid:commentId w16cid:paraId="158EB6D9" w16cid:durableId="0D876010"/>
  <w16cid:commentId w16cid:paraId="705CA982" w16cid:durableId="4455F1C3"/>
  <w16cid:commentId w16cid:paraId="48BF9919" w16cid:durableId="4615AF78"/>
  <w16cid:commentId w16cid:paraId="3B6D731E" w16cid:durableId="59FF1C28"/>
  <w16cid:commentId w16cid:paraId="32EE7A3D" w16cid:durableId="58391E69"/>
  <w16cid:commentId w16cid:paraId="0E9C834A" w16cid:durableId="05CF0D81"/>
  <w16cid:commentId w16cid:paraId="7FCE7C5A" w16cid:durableId="74962E88"/>
  <w16cid:commentId w16cid:paraId="2F2A7C09" w16cid:durableId="6F3B1871"/>
  <w16cid:commentId w16cid:paraId="782D04EC" w16cid:durableId="56543FEC"/>
  <w16cid:commentId w16cid:paraId="5C480528" w16cid:durableId="42F5DF4D"/>
  <w16cid:commentId w16cid:paraId="18CCFFDC" w16cid:durableId="1CAA0257"/>
  <w16cid:commentId w16cid:paraId="53FF0713" w16cid:durableId="6F321E61"/>
  <w16cid:commentId w16cid:paraId="6E780F41" w16cid:durableId="3E224C09"/>
  <w16cid:commentId w16cid:paraId="40502DE9" w16cid:durableId="6302E6F2"/>
  <w16cid:commentId w16cid:paraId="41F0AA28" w16cid:durableId="5649E2CC"/>
  <w16cid:commentId w16cid:paraId="4FE0866B" w16cid:durableId="58CA78D0"/>
  <w16cid:commentId w16cid:paraId="19BD6105" w16cid:durableId="1534B8B6"/>
  <w16cid:commentId w16cid:paraId="61058C79" w16cid:durableId="33B9A4AC"/>
  <w16cid:commentId w16cid:paraId="39A9DF28" w16cid:durableId="2B355EEA"/>
  <w16cid:commentId w16cid:paraId="00793B7E" w16cid:durableId="61A0250C"/>
  <w16cid:commentId w16cid:paraId="6A44D2BC" w16cid:durableId="6BAB3D4E"/>
  <w16cid:commentId w16cid:paraId="7F4412C7" w16cid:durableId="4F4AF2EE"/>
  <w16cid:commentId w16cid:paraId="74CB9067" w16cid:durableId="3595D49D"/>
  <w16cid:commentId w16cid:paraId="720851CA" w16cid:durableId="05FFA229"/>
  <w16cid:commentId w16cid:paraId="4EFBBC72" w16cid:durableId="194237FA"/>
  <w16cid:commentId w16cid:paraId="11E28F01" w16cid:durableId="136440E8"/>
  <w16cid:commentId w16cid:paraId="35A2E7B8" w16cid:durableId="0056221C"/>
  <w16cid:commentId w16cid:paraId="24256776" w16cid:durableId="67D0EF53"/>
  <w16cid:commentId w16cid:paraId="07679DBB" w16cid:durableId="387DA302"/>
  <w16cid:commentId w16cid:paraId="6800803C" w16cid:durableId="27DD0425"/>
  <w16cid:commentId w16cid:paraId="165CD894" w16cid:durableId="5178B284"/>
  <w16cid:commentId w16cid:paraId="43872036" w16cid:durableId="2B9F99BA"/>
  <w16cid:commentId w16cid:paraId="20627B5B" w16cid:durableId="6A1DED9F"/>
  <w16cid:commentId w16cid:paraId="1C8381EB" w16cid:durableId="1A08AA98"/>
  <w16cid:commentId w16cid:paraId="395869A6" w16cid:durableId="2FC23B54"/>
  <w16cid:commentId w16cid:paraId="55AE6F3D" w16cid:durableId="2FCA3238"/>
  <w16cid:commentId w16cid:paraId="73FF3B22" w16cid:durableId="0A4F2425"/>
  <w16cid:commentId w16cid:paraId="7597E39C" w16cid:durableId="12E33C4F"/>
  <w16cid:commentId w16cid:paraId="28F1AA98" w16cid:durableId="42F5E798"/>
  <w16cid:commentId w16cid:paraId="7D672609" w16cid:durableId="241247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9083F2" w14:textId="77777777" w:rsidR="005E1C0A" w:rsidRDefault="005E1C0A">
      <w:pPr>
        <w:spacing w:after="0" w:line="240" w:lineRule="auto"/>
      </w:pPr>
      <w:r>
        <w:separator/>
      </w:r>
    </w:p>
  </w:endnote>
  <w:endnote w:type="continuationSeparator" w:id="0">
    <w:p w14:paraId="16AAB41E" w14:textId="77777777" w:rsidR="005E1C0A" w:rsidRDefault="005E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49DED" w14:textId="77777777" w:rsidR="00147EFF" w:rsidRDefault="00147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AFE4A" w14:textId="77777777" w:rsidR="00147EFF" w:rsidRDefault="00147EFF">
    <w:pPr>
      <w:pStyle w:val="Footer"/>
      <w:jc w:val="center"/>
    </w:pPr>
  </w:p>
  <w:p w14:paraId="529A2689" w14:textId="77777777" w:rsidR="00147EFF" w:rsidRDefault="00147E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C92FB" w14:textId="77777777" w:rsidR="00147EFF" w:rsidRDefault="00147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92845" w14:textId="77777777" w:rsidR="005E1C0A" w:rsidRDefault="005E1C0A">
      <w:r>
        <w:separator/>
      </w:r>
    </w:p>
  </w:footnote>
  <w:footnote w:type="continuationSeparator" w:id="0">
    <w:p w14:paraId="58C467CD" w14:textId="77777777" w:rsidR="005E1C0A" w:rsidRDefault="005E1C0A">
      <w:r>
        <w:continuationSeparator/>
      </w:r>
    </w:p>
  </w:footnote>
  <w:footnote w:id="1">
    <w:p w14:paraId="72571354" w14:textId="0136F951" w:rsidR="00605926" w:rsidRPr="00605926" w:rsidRDefault="00605926">
      <w:pPr>
        <w:pStyle w:val="FootnoteText"/>
      </w:pPr>
      <w:r>
        <w:rPr>
          <w:rStyle w:val="FootnoteReference"/>
        </w:rPr>
        <w:footnoteRef/>
      </w:r>
      <w:r>
        <w:t xml:space="preserve">   Relative price dispersion </w:t>
      </w:r>
      <w:r w:rsidR="009C0B00">
        <w:t xml:space="preserve">is the phenomenon where </w:t>
      </w:r>
      <w:ins w:id="10" w:author="Author">
        <w:r w:rsidR="00FF11E8">
          <w:t xml:space="preserve">different </w:t>
        </w:r>
      </w:ins>
      <w:r w:rsidR="009C0B00">
        <w:t xml:space="preserve">firms charge different prices for similar goods and services </w:t>
      </w:r>
      <w:r w:rsidR="00036A56">
        <w:t xml:space="preserve">and these differences in price are persistent and account for a sizable portion of </w:t>
      </w:r>
      <w:r w:rsidR="008B0EBE">
        <w:t xml:space="preserve">the variation in the price of the similar good and services in the same market. As a result, some firms overproduce and others underproduce compared to optimal production levels, leading to inefficient production or </w:t>
      </w:r>
      <w:r w:rsidR="00683883">
        <w:t xml:space="preserve">inefficient </w:t>
      </w:r>
      <w:r w:rsidR="008B0EBE">
        <w:t>allocat</w:t>
      </w:r>
      <w:r w:rsidR="00683883">
        <w:t xml:space="preserve">ion </w:t>
      </w:r>
      <w:r w:rsidR="008B0EBE">
        <w:t>of resources</w:t>
      </w:r>
      <w:r w:rsidR="00683883">
        <w:t xml:space="preserve"> across firms which</w:t>
      </w:r>
      <w:ins w:id="11" w:author="Author">
        <w:r w:rsidR="00A80993">
          <w:t>,</w:t>
        </w:r>
      </w:ins>
      <w:r w:rsidR="00683883">
        <w:t xml:space="preserve"> </w:t>
      </w:r>
      <w:r w:rsidR="00537474">
        <w:t xml:space="preserve">taken </w:t>
      </w:r>
      <w:r w:rsidR="00683883">
        <w:t>collectively</w:t>
      </w:r>
      <w:ins w:id="12" w:author="Author">
        <w:r w:rsidR="00A80993">
          <w:t>,</w:t>
        </w:r>
      </w:ins>
      <w:r w:rsidR="00683883">
        <w:t xml:space="preserve"> means the economy is not producing optimally.</w:t>
      </w:r>
      <w:r w:rsidR="008B0EBE">
        <w:t xml:space="preserve"> </w:t>
      </w:r>
      <w:r w:rsidR="00537474">
        <w:t>P</w:t>
      </w:r>
      <w:r w:rsidR="00683883" w:rsidRPr="00683883">
        <w:t>rice signals direct labour and capital to their most efficient uses</w:t>
      </w:r>
      <w:r w:rsidR="00683883">
        <w:t xml:space="preserve"> </w:t>
      </w:r>
      <w:ins w:id="13" w:author="Author">
        <w:r w:rsidR="00DF4C35">
          <w:t xml:space="preserve">but </w:t>
        </w:r>
      </w:ins>
      <w:r w:rsidR="00683883">
        <w:t>w</w:t>
      </w:r>
      <w:r w:rsidR="00683883" w:rsidRPr="00683883">
        <w:t>hen prices diverge inefficiently across producers of similar goods, those signals are corrupted.</w:t>
      </w:r>
    </w:p>
  </w:footnote>
  <w:footnote w:id="2">
    <w:p w14:paraId="57F36BA7" w14:textId="77777777" w:rsidR="00921ED3" w:rsidRDefault="00000000">
      <w:pPr>
        <w:pStyle w:val="FootnoteText"/>
      </w:pPr>
      <w:r>
        <w:rPr>
          <w:rStyle w:val="FootnoteReference"/>
        </w:rPr>
        <w:footnoteRef/>
      </w:r>
      <w:r>
        <w:t xml:space="preserve"> In signal extraction models, the effect of unexpected inflation on RPD depends on the magnitude not the sign and the effect is symmetric around zero inflation resulting in a U-shaped relationship.</w:t>
      </w:r>
    </w:p>
  </w:footnote>
  <w:footnote w:id="3">
    <w:p w14:paraId="3075CCFF" w14:textId="08CAD5B0" w:rsidR="00921ED3" w:rsidRDefault="00000000">
      <w:pPr>
        <w:pStyle w:val="FootnoteText"/>
      </w:pPr>
      <w:r>
        <w:rPr>
          <w:rStyle w:val="FootnoteReference"/>
        </w:rPr>
        <w:footnoteRef/>
      </w:r>
      <w:r>
        <w:t xml:space="preserve"> In monetary search model developed by Head and Kumar (2005), inflation affects relative price dispersion through two closely related channels arising from search frictions and market power. In their model, there are two groups of buyers, those who observe only one price (incomplete information) offered by sellers and those that observe more than one price. Since an increase in inflation reduces purchasing power of fiat money held by buyers, this weakens their bargaining position in the market while increasing sellers’ market power. In this case, the Friedman rule is optimal. </w:t>
      </w:r>
      <w:r w:rsidR="008555AC">
        <w:t>If,</w:t>
      </w:r>
      <w:r>
        <w:t xml:space="preserve"> however, buyers observe multiple price quotes, an increase in inflation from a low rate increases the gains to search weakening sellers’ market power, compresses the distribution of prices, raising welfare as a result the optimal inflation rate is in region above zero inflation implying a nonlinear relationship between inflation and RPD.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 below the 4.5% midpoint of our range through to the end of the forecast horizon” according to the September 2024 Monetary Policy Statement (MPC). The SARB </w:t>
      </w:r>
      <w:r w:rsidR="00D55A1E">
        <w:t>signalled</w:t>
      </w:r>
      <w:r>
        <w:t xml:space="preserve"> its preference for 3 per cent target in the May 202</w:t>
      </w:r>
      <w:r w:rsidR="007E3A9D">
        <w:t>5</w:t>
      </w:r>
      <w:r>
        <w:t xml:space="preserve"> MPC when it modelled a scenario with a 3 per cent inflation objective before explicitly incorporating the 3 per cent inflation target in its baseline forecasts in the July 2025 MPC.</w:t>
      </w:r>
    </w:p>
  </w:footnote>
  <w:footnote w:id="4">
    <w:p w14:paraId="3246189F" w14:textId="77777777" w:rsidR="00921ED3" w:rsidRDefault="00000000">
      <w:pPr>
        <w:pStyle w:val="FootnoteText"/>
      </w:pPr>
      <w:r>
        <w:rPr>
          <w:rStyle w:val="FootnoteReference"/>
        </w:rPr>
        <w:footnoteRef/>
      </w:r>
      <w:r>
        <w:t xml:space="preserve">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w:t>
      </w:r>
    </w:p>
  </w:footnote>
  <w:footnote w:id="5">
    <w:p w14:paraId="462B5843" w14:textId="77777777" w:rsidR="00921ED3" w:rsidRDefault="00000000">
      <w:pPr>
        <w:pStyle w:val="FootnoteText"/>
      </w:pPr>
      <w:r>
        <w:rPr>
          <w:rStyle w:val="FootnoteReference"/>
        </w:rPr>
        <w:footnoteRef/>
      </w:r>
      <w:r>
        <w:t xml:space="preserve"> The data is available at:  The data is seasonally adjusted.</w:t>
      </w:r>
    </w:p>
  </w:footnote>
  <w:footnote w:id="6">
    <w:p w14:paraId="07E5EDA4" w14:textId="77777777" w:rsidR="00921ED3" w:rsidRDefault="00000000">
      <w:pPr>
        <w:pStyle w:val="FootnoteText"/>
      </w:pPr>
      <w:r>
        <w:rPr>
          <w:rStyle w:val="FootnoteReference"/>
        </w:rPr>
        <w:footnoteRef/>
      </w:r>
      <w:r>
        <w:t xml:space="preserve"> We use bootstraps with 500 replications to obtain confidence intervals for the non-parametric estimates.</w:t>
      </w:r>
    </w:p>
  </w:footnote>
  <w:footnote w:id="7">
    <w:p w14:paraId="1ADA6441" w14:textId="6DCF7184" w:rsidR="00921ED3" w:rsidRDefault="00000000">
      <w:pPr>
        <w:pStyle w:val="FootnoteText"/>
      </w:pPr>
      <w:r>
        <w:rPr>
          <w:rStyle w:val="FootnoteReference"/>
        </w:rPr>
        <w:footnoteRef/>
      </w:r>
      <w:r>
        <w:t xml:space="preserve"> Menu cost models generally find the optimal inflation rate to be 0 per cent and studies that </w:t>
      </w:r>
      <w:r w:rsidR="00D55A1E">
        <w:t>consider</w:t>
      </w:r>
      <w:r>
        <w:t xml:space="preserve"> the zero-lower bound constraint, measurement bias in inflation measure and downward wage rigidities generally propose an optimal inflation rate that are positive at near 2 per cent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C7211" w14:textId="77777777" w:rsidR="00147EFF" w:rsidRDefault="00147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BAF7D" w14:textId="77777777" w:rsidR="00147EFF" w:rsidRDefault="00147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DC0BE" w14:textId="77777777" w:rsidR="00147EFF" w:rsidRDefault="00147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E424C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0E328C"/>
    <w:multiLevelType w:val="hybridMultilevel"/>
    <w:tmpl w:val="DEA4CBE8"/>
    <w:lvl w:ilvl="0" w:tplc="19E48E48">
      <w:start w:val="8"/>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C3E4873E">
      <w:numFmt w:val="bullet"/>
      <w:lvlText w:val="•"/>
      <w:lvlJc w:val="left"/>
      <w:pPr>
        <w:ind w:left="1136" w:hanging="240"/>
      </w:pPr>
      <w:rPr>
        <w:rFonts w:hint="default"/>
        <w:lang w:val="en-US" w:eastAsia="en-US" w:bidi="ar-SA"/>
      </w:rPr>
    </w:lvl>
    <w:lvl w:ilvl="2" w:tplc="C83AE142">
      <w:numFmt w:val="bullet"/>
      <w:lvlText w:val="•"/>
      <w:lvlJc w:val="left"/>
      <w:pPr>
        <w:ind w:left="1912" w:hanging="240"/>
      </w:pPr>
      <w:rPr>
        <w:rFonts w:hint="default"/>
        <w:lang w:val="en-US" w:eastAsia="en-US" w:bidi="ar-SA"/>
      </w:rPr>
    </w:lvl>
    <w:lvl w:ilvl="3" w:tplc="47E4724C">
      <w:numFmt w:val="bullet"/>
      <w:lvlText w:val="•"/>
      <w:lvlJc w:val="left"/>
      <w:pPr>
        <w:ind w:left="2688" w:hanging="240"/>
      </w:pPr>
      <w:rPr>
        <w:rFonts w:hint="default"/>
        <w:lang w:val="en-US" w:eastAsia="en-US" w:bidi="ar-SA"/>
      </w:rPr>
    </w:lvl>
    <w:lvl w:ilvl="4" w:tplc="362CB408">
      <w:numFmt w:val="bullet"/>
      <w:lvlText w:val="•"/>
      <w:lvlJc w:val="left"/>
      <w:pPr>
        <w:ind w:left="3464" w:hanging="240"/>
      </w:pPr>
      <w:rPr>
        <w:rFonts w:hint="default"/>
        <w:lang w:val="en-US" w:eastAsia="en-US" w:bidi="ar-SA"/>
      </w:rPr>
    </w:lvl>
    <w:lvl w:ilvl="5" w:tplc="1340E1C0">
      <w:numFmt w:val="bullet"/>
      <w:lvlText w:val="•"/>
      <w:lvlJc w:val="left"/>
      <w:pPr>
        <w:ind w:left="4240" w:hanging="240"/>
      </w:pPr>
      <w:rPr>
        <w:rFonts w:hint="default"/>
        <w:lang w:val="en-US" w:eastAsia="en-US" w:bidi="ar-SA"/>
      </w:rPr>
    </w:lvl>
    <w:lvl w:ilvl="6" w:tplc="08D880C2">
      <w:numFmt w:val="bullet"/>
      <w:lvlText w:val="•"/>
      <w:lvlJc w:val="left"/>
      <w:pPr>
        <w:ind w:left="5016" w:hanging="240"/>
      </w:pPr>
      <w:rPr>
        <w:rFonts w:hint="default"/>
        <w:lang w:val="en-US" w:eastAsia="en-US" w:bidi="ar-SA"/>
      </w:rPr>
    </w:lvl>
    <w:lvl w:ilvl="7" w:tplc="FC98141C">
      <w:numFmt w:val="bullet"/>
      <w:lvlText w:val="•"/>
      <w:lvlJc w:val="left"/>
      <w:pPr>
        <w:ind w:left="5792" w:hanging="240"/>
      </w:pPr>
      <w:rPr>
        <w:rFonts w:hint="default"/>
        <w:lang w:val="en-US" w:eastAsia="en-US" w:bidi="ar-SA"/>
      </w:rPr>
    </w:lvl>
    <w:lvl w:ilvl="8" w:tplc="F44A8586">
      <w:numFmt w:val="bullet"/>
      <w:lvlText w:val="•"/>
      <w:lvlJc w:val="left"/>
      <w:pPr>
        <w:ind w:left="6568" w:hanging="240"/>
      </w:pPr>
      <w:rPr>
        <w:rFonts w:hint="default"/>
        <w:lang w:val="en-US" w:eastAsia="en-US" w:bidi="ar-SA"/>
      </w:rPr>
    </w:lvl>
  </w:abstractNum>
  <w:abstractNum w:abstractNumId="2" w15:restartNumberingAfterBreak="0">
    <w:nsid w:val="08AC64A2"/>
    <w:multiLevelType w:val="hybridMultilevel"/>
    <w:tmpl w:val="BFEC42DC"/>
    <w:lvl w:ilvl="0" w:tplc="86D8949A">
      <w:start w:val="25"/>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6CF8C498">
      <w:numFmt w:val="bullet"/>
      <w:lvlText w:val="•"/>
      <w:lvlJc w:val="left"/>
      <w:pPr>
        <w:ind w:left="1136" w:hanging="240"/>
      </w:pPr>
      <w:rPr>
        <w:rFonts w:hint="default"/>
        <w:lang w:val="en-US" w:eastAsia="en-US" w:bidi="ar-SA"/>
      </w:rPr>
    </w:lvl>
    <w:lvl w:ilvl="2" w:tplc="A3509E14">
      <w:numFmt w:val="bullet"/>
      <w:lvlText w:val="•"/>
      <w:lvlJc w:val="left"/>
      <w:pPr>
        <w:ind w:left="1912" w:hanging="240"/>
      </w:pPr>
      <w:rPr>
        <w:rFonts w:hint="default"/>
        <w:lang w:val="en-US" w:eastAsia="en-US" w:bidi="ar-SA"/>
      </w:rPr>
    </w:lvl>
    <w:lvl w:ilvl="3" w:tplc="DA72ED20">
      <w:numFmt w:val="bullet"/>
      <w:lvlText w:val="•"/>
      <w:lvlJc w:val="left"/>
      <w:pPr>
        <w:ind w:left="2688" w:hanging="240"/>
      </w:pPr>
      <w:rPr>
        <w:rFonts w:hint="default"/>
        <w:lang w:val="en-US" w:eastAsia="en-US" w:bidi="ar-SA"/>
      </w:rPr>
    </w:lvl>
    <w:lvl w:ilvl="4" w:tplc="90F0ADFC">
      <w:numFmt w:val="bullet"/>
      <w:lvlText w:val="•"/>
      <w:lvlJc w:val="left"/>
      <w:pPr>
        <w:ind w:left="3464" w:hanging="240"/>
      </w:pPr>
      <w:rPr>
        <w:rFonts w:hint="default"/>
        <w:lang w:val="en-US" w:eastAsia="en-US" w:bidi="ar-SA"/>
      </w:rPr>
    </w:lvl>
    <w:lvl w:ilvl="5" w:tplc="3134FC8C">
      <w:numFmt w:val="bullet"/>
      <w:lvlText w:val="•"/>
      <w:lvlJc w:val="left"/>
      <w:pPr>
        <w:ind w:left="4240" w:hanging="240"/>
      </w:pPr>
      <w:rPr>
        <w:rFonts w:hint="default"/>
        <w:lang w:val="en-US" w:eastAsia="en-US" w:bidi="ar-SA"/>
      </w:rPr>
    </w:lvl>
    <w:lvl w:ilvl="6" w:tplc="40DA4308">
      <w:numFmt w:val="bullet"/>
      <w:lvlText w:val="•"/>
      <w:lvlJc w:val="left"/>
      <w:pPr>
        <w:ind w:left="5016" w:hanging="240"/>
      </w:pPr>
      <w:rPr>
        <w:rFonts w:hint="default"/>
        <w:lang w:val="en-US" w:eastAsia="en-US" w:bidi="ar-SA"/>
      </w:rPr>
    </w:lvl>
    <w:lvl w:ilvl="7" w:tplc="1E1C59A4">
      <w:numFmt w:val="bullet"/>
      <w:lvlText w:val="•"/>
      <w:lvlJc w:val="left"/>
      <w:pPr>
        <w:ind w:left="5792" w:hanging="240"/>
      </w:pPr>
      <w:rPr>
        <w:rFonts w:hint="default"/>
        <w:lang w:val="en-US" w:eastAsia="en-US" w:bidi="ar-SA"/>
      </w:rPr>
    </w:lvl>
    <w:lvl w:ilvl="8" w:tplc="614E7348">
      <w:numFmt w:val="bullet"/>
      <w:lvlText w:val="•"/>
      <w:lvlJc w:val="left"/>
      <w:pPr>
        <w:ind w:left="6568" w:hanging="240"/>
      </w:pPr>
      <w:rPr>
        <w:rFonts w:hint="default"/>
        <w:lang w:val="en-US" w:eastAsia="en-US" w:bidi="ar-SA"/>
      </w:rPr>
    </w:lvl>
  </w:abstractNum>
  <w:abstractNum w:abstractNumId="3" w15:restartNumberingAfterBreak="0">
    <w:nsid w:val="19783F87"/>
    <w:multiLevelType w:val="hybridMultilevel"/>
    <w:tmpl w:val="BB0C5D72"/>
    <w:lvl w:ilvl="0" w:tplc="5B94B0C6">
      <w:start w:val="20"/>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071AEA36">
      <w:numFmt w:val="bullet"/>
      <w:lvlText w:val="•"/>
      <w:lvlJc w:val="left"/>
      <w:pPr>
        <w:ind w:left="1136" w:hanging="240"/>
      </w:pPr>
      <w:rPr>
        <w:rFonts w:hint="default"/>
        <w:lang w:val="en-US" w:eastAsia="en-US" w:bidi="ar-SA"/>
      </w:rPr>
    </w:lvl>
    <w:lvl w:ilvl="2" w:tplc="B1DE3F62">
      <w:numFmt w:val="bullet"/>
      <w:lvlText w:val="•"/>
      <w:lvlJc w:val="left"/>
      <w:pPr>
        <w:ind w:left="1912" w:hanging="240"/>
      </w:pPr>
      <w:rPr>
        <w:rFonts w:hint="default"/>
        <w:lang w:val="en-US" w:eastAsia="en-US" w:bidi="ar-SA"/>
      </w:rPr>
    </w:lvl>
    <w:lvl w:ilvl="3" w:tplc="0B4CBB1C">
      <w:numFmt w:val="bullet"/>
      <w:lvlText w:val="•"/>
      <w:lvlJc w:val="left"/>
      <w:pPr>
        <w:ind w:left="2688" w:hanging="240"/>
      </w:pPr>
      <w:rPr>
        <w:rFonts w:hint="default"/>
        <w:lang w:val="en-US" w:eastAsia="en-US" w:bidi="ar-SA"/>
      </w:rPr>
    </w:lvl>
    <w:lvl w:ilvl="4" w:tplc="D0783AD6">
      <w:numFmt w:val="bullet"/>
      <w:lvlText w:val="•"/>
      <w:lvlJc w:val="left"/>
      <w:pPr>
        <w:ind w:left="3464" w:hanging="240"/>
      </w:pPr>
      <w:rPr>
        <w:rFonts w:hint="default"/>
        <w:lang w:val="en-US" w:eastAsia="en-US" w:bidi="ar-SA"/>
      </w:rPr>
    </w:lvl>
    <w:lvl w:ilvl="5" w:tplc="785495FE">
      <w:numFmt w:val="bullet"/>
      <w:lvlText w:val="•"/>
      <w:lvlJc w:val="left"/>
      <w:pPr>
        <w:ind w:left="4240" w:hanging="240"/>
      </w:pPr>
      <w:rPr>
        <w:rFonts w:hint="default"/>
        <w:lang w:val="en-US" w:eastAsia="en-US" w:bidi="ar-SA"/>
      </w:rPr>
    </w:lvl>
    <w:lvl w:ilvl="6" w:tplc="CA989FCA">
      <w:numFmt w:val="bullet"/>
      <w:lvlText w:val="•"/>
      <w:lvlJc w:val="left"/>
      <w:pPr>
        <w:ind w:left="5016" w:hanging="240"/>
      </w:pPr>
      <w:rPr>
        <w:rFonts w:hint="default"/>
        <w:lang w:val="en-US" w:eastAsia="en-US" w:bidi="ar-SA"/>
      </w:rPr>
    </w:lvl>
    <w:lvl w:ilvl="7" w:tplc="A9A804A2">
      <w:numFmt w:val="bullet"/>
      <w:lvlText w:val="•"/>
      <w:lvlJc w:val="left"/>
      <w:pPr>
        <w:ind w:left="5792" w:hanging="240"/>
      </w:pPr>
      <w:rPr>
        <w:rFonts w:hint="default"/>
        <w:lang w:val="en-US" w:eastAsia="en-US" w:bidi="ar-SA"/>
      </w:rPr>
    </w:lvl>
    <w:lvl w:ilvl="8" w:tplc="FE3A9CE6">
      <w:numFmt w:val="bullet"/>
      <w:lvlText w:val="•"/>
      <w:lvlJc w:val="left"/>
      <w:pPr>
        <w:ind w:left="6568" w:hanging="240"/>
      </w:pPr>
      <w:rPr>
        <w:rFonts w:hint="default"/>
        <w:lang w:val="en-US" w:eastAsia="en-US" w:bidi="ar-SA"/>
      </w:rPr>
    </w:lvl>
  </w:abstractNum>
  <w:abstractNum w:abstractNumId="4" w15:restartNumberingAfterBreak="0">
    <w:nsid w:val="25630202"/>
    <w:multiLevelType w:val="multilevel"/>
    <w:tmpl w:val="A9B042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67451E"/>
    <w:multiLevelType w:val="hybridMultilevel"/>
    <w:tmpl w:val="89B211AE"/>
    <w:lvl w:ilvl="0" w:tplc="8062AE06">
      <w:start w:val="1"/>
      <w:numFmt w:val="decimal"/>
      <w:lvlText w:val="%1"/>
      <w:lvlJc w:val="left"/>
      <w:pPr>
        <w:ind w:left="599" w:hanging="480"/>
      </w:pPr>
      <w:rPr>
        <w:rFonts w:hint="default"/>
        <w:b/>
        <w:bCs/>
        <w:w w:val="67"/>
        <w:lang w:val="en-US" w:eastAsia="en-US" w:bidi="ar-SA"/>
      </w:rPr>
    </w:lvl>
    <w:lvl w:ilvl="1" w:tplc="ACA4C584">
      <w:numFmt w:val="bullet"/>
      <w:lvlText w:val="•"/>
      <w:lvlJc w:val="left"/>
      <w:pPr>
        <w:ind w:left="1083" w:hanging="480"/>
      </w:pPr>
      <w:rPr>
        <w:rFonts w:hint="default"/>
        <w:lang w:val="en-US" w:eastAsia="en-US" w:bidi="ar-SA"/>
      </w:rPr>
    </w:lvl>
    <w:lvl w:ilvl="2" w:tplc="0BBC98C4">
      <w:numFmt w:val="bullet"/>
      <w:lvlText w:val="•"/>
      <w:lvlJc w:val="left"/>
      <w:pPr>
        <w:ind w:left="1567" w:hanging="480"/>
      </w:pPr>
      <w:rPr>
        <w:rFonts w:hint="default"/>
        <w:lang w:val="en-US" w:eastAsia="en-US" w:bidi="ar-SA"/>
      </w:rPr>
    </w:lvl>
    <w:lvl w:ilvl="3" w:tplc="03A064EA">
      <w:numFmt w:val="bullet"/>
      <w:lvlText w:val="•"/>
      <w:lvlJc w:val="left"/>
      <w:pPr>
        <w:ind w:left="2051" w:hanging="480"/>
      </w:pPr>
      <w:rPr>
        <w:rFonts w:hint="default"/>
        <w:lang w:val="en-US" w:eastAsia="en-US" w:bidi="ar-SA"/>
      </w:rPr>
    </w:lvl>
    <w:lvl w:ilvl="4" w:tplc="02A4A092">
      <w:numFmt w:val="bullet"/>
      <w:lvlText w:val="•"/>
      <w:lvlJc w:val="left"/>
      <w:pPr>
        <w:ind w:left="2535" w:hanging="480"/>
      </w:pPr>
      <w:rPr>
        <w:rFonts w:hint="default"/>
        <w:lang w:val="en-US" w:eastAsia="en-US" w:bidi="ar-SA"/>
      </w:rPr>
    </w:lvl>
    <w:lvl w:ilvl="5" w:tplc="90580C6A">
      <w:numFmt w:val="bullet"/>
      <w:lvlText w:val="•"/>
      <w:lvlJc w:val="left"/>
      <w:pPr>
        <w:ind w:left="3019" w:hanging="480"/>
      </w:pPr>
      <w:rPr>
        <w:rFonts w:hint="default"/>
        <w:lang w:val="en-US" w:eastAsia="en-US" w:bidi="ar-SA"/>
      </w:rPr>
    </w:lvl>
    <w:lvl w:ilvl="6" w:tplc="82162DF8">
      <w:numFmt w:val="bullet"/>
      <w:lvlText w:val="•"/>
      <w:lvlJc w:val="left"/>
      <w:pPr>
        <w:ind w:left="3503" w:hanging="480"/>
      </w:pPr>
      <w:rPr>
        <w:rFonts w:hint="default"/>
        <w:lang w:val="en-US" w:eastAsia="en-US" w:bidi="ar-SA"/>
      </w:rPr>
    </w:lvl>
    <w:lvl w:ilvl="7" w:tplc="EF986290">
      <w:numFmt w:val="bullet"/>
      <w:lvlText w:val="•"/>
      <w:lvlJc w:val="left"/>
      <w:pPr>
        <w:ind w:left="3987" w:hanging="480"/>
      </w:pPr>
      <w:rPr>
        <w:rFonts w:hint="default"/>
        <w:lang w:val="en-US" w:eastAsia="en-US" w:bidi="ar-SA"/>
      </w:rPr>
    </w:lvl>
    <w:lvl w:ilvl="8" w:tplc="AEA46BFA">
      <w:numFmt w:val="bullet"/>
      <w:lvlText w:val="•"/>
      <w:lvlJc w:val="left"/>
      <w:pPr>
        <w:ind w:left="4471" w:hanging="480"/>
      </w:pPr>
      <w:rPr>
        <w:rFonts w:hint="default"/>
        <w:lang w:val="en-US" w:eastAsia="en-US" w:bidi="ar-SA"/>
      </w:rPr>
    </w:lvl>
  </w:abstractNum>
  <w:abstractNum w:abstractNumId="6" w15:restartNumberingAfterBreak="0">
    <w:nsid w:val="34835332"/>
    <w:multiLevelType w:val="hybridMultilevel"/>
    <w:tmpl w:val="F3B05E94"/>
    <w:lvl w:ilvl="0" w:tplc="7D98CD52">
      <w:start w:val="1"/>
      <w:numFmt w:val="decimal"/>
      <w:lvlText w:val="%1."/>
      <w:lvlJc w:val="left"/>
      <w:pPr>
        <w:ind w:left="530" w:hanging="360"/>
      </w:pPr>
    </w:lvl>
    <w:lvl w:ilvl="1" w:tplc="1C090019" w:tentative="1">
      <w:start w:val="1"/>
      <w:numFmt w:val="lowerLetter"/>
      <w:lvlText w:val="%2."/>
      <w:lvlJc w:val="left"/>
      <w:pPr>
        <w:ind w:left="1250" w:hanging="360"/>
      </w:pPr>
    </w:lvl>
    <w:lvl w:ilvl="2" w:tplc="1C09001B" w:tentative="1">
      <w:start w:val="1"/>
      <w:numFmt w:val="lowerRoman"/>
      <w:lvlText w:val="%3."/>
      <w:lvlJc w:val="right"/>
      <w:pPr>
        <w:ind w:left="1970" w:hanging="180"/>
      </w:pPr>
    </w:lvl>
    <w:lvl w:ilvl="3" w:tplc="1C09000F" w:tentative="1">
      <w:start w:val="1"/>
      <w:numFmt w:val="decimal"/>
      <w:lvlText w:val="%4."/>
      <w:lvlJc w:val="left"/>
      <w:pPr>
        <w:ind w:left="2690" w:hanging="360"/>
      </w:pPr>
    </w:lvl>
    <w:lvl w:ilvl="4" w:tplc="1C090019" w:tentative="1">
      <w:start w:val="1"/>
      <w:numFmt w:val="lowerLetter"/>
      <w:lvlText w:val="%5."/>
      <w:lvlJc w:val="left"/>
      <w:pPr>
        <w:ind w:left="3410" w:hanging="360"/>
      </w:pPr>
    </w:lvl>
    <w:lvl w:ilvl="5" w:tplc="1C09001B" w:tentative="1">
      <w:start w:val="1"/>
      <w:numFmt w:val="lowerRoman"/>
      <w:lvlText w:val="%6."/>
      <w:lvlJc w:val="right"/>
      <w:pPr>
        <w:ind w:left="4130" w:hanging="180"/>
      </w:pPr>
    </w:lvl>
    <w:lvl w:ilvl="6" w:tplc="1C09000F" w:tentative="1">
      <w:start w:val="1"/>
      <w:numFmt w:val="decimal"/>
      <w:lvlText w:val="%7."/>
      <w:lvlJc w:val="left"/>
      <w:pPr>
        <w:ind w:left="4850" w:hanging="360"/>
      </w:pPr>
    </w:lvl>
    <w:lvl w:ilvl="7" w:tplc="1C090019" w:tentative="1">
      <w:start w:val="1"/>
      <w:numFmt w:val="lowerLetter"/>
      <w:lvlText w:val="%8."/>
      <w:lvlJc w:val="left"/>
      <w:pPr>
        <w:ind w:left="5570" w:hanging="360"/>
      </w:pPr>
    </w:lvl>
    <w:lvl w:ilvl="8" w:tplc="1C09001B" w:tentative="1">
      <w:start w:val="1"/>
      <w:numFmt w:val="lowerRoman"/>
      <w:lvlText w:val="%9."/>
      <w:lvlJc w:val="right"/>
      <w:pPr>
        <w:ind w:left="6290" w:hanging="180"/>
      </w:pPr>
    </w:lvl>
  </w:abstractNum>
  <w:abstractNum w:abstractNumId="7" w15:restartNumberingAfterBreak="0">
    <w:nsid w:val="35F94D4D"/>
    <w:multiLevelType w:val="hybridMultilevel"/>
    <w:tmpl w:val="730E513C"/>
    <w:lvl w:ilvl="0" w:tplc="DE62DAE0">
      <w:start w:val="38"/>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5944FCC8">
      <w:numFmt w:val="bullet"/>
      <w:lvlText w:val="•"/>
      <w:lvlJc w:val="left"/>
      <w:pPr>
        <w:ind w:left="1136" w:hanging="240"/>
      </w:pPr>
      <w:rPr>
        <w:rFonts w:hint="default"/>
        <w:lang w:val="en-US" w:eastAsia="en-US" w:bidi="ar-SA"/>
      </w:rPr>
    </w:lvl>
    <w:lvl w:ilvl="2" w:tplc="1892EDC6">
      <w:numFmt w:val="bullet"/>
      <w:lvlText w:val="•"/>
      <w:lvlJc w:val="left"/>
      <w:pPr>
        <w:ind w:left="1912" w:hanging="240"/>
      </w:pPr>
      <w:rPr>
        <w:rFonts w:hint="default"/>
        <w:lang w:val="en-US" w:eastAsia="en-US" w:bidi="ar-SA"/>
      </w:rPr>
    </w:lvl>
    <w:lvl w:ilvl="3" w:tplc="84ECF1F2">
      <w:numFmt w:val="bullet"/>
      <w:lvlText w:val="•"/>
      <w:lvlJc w:val="left"/>
      <w:pPr>
        <w:ind w:left="2688" w:hanging="240"/>
      </w:pPr>
      <w:rPr>
        <w:rFonts w:hint="default"/>
        <w:lang w:val="en-US" w:eastAsia="en-US" w:bidi="ar-SA"/>
      </w:rPr>
    </w:lvl>
    <w:lvl w:ilvl="4" w:tplc="7CB4619E">
      <w:numFmt w:val="bullet"/>
      <w:lvlText w:val="•"/>
      <w:lvlJc w:val="left"/>
      <w:pPr>
        <w:ind w:left="3464" w:hanging="240"/>
      </w:pPr>
      <w:rPr>
        <w:rFonts w:hint="default"/>
        <w:lang w:val="en-US" w:eastAsia="en-US" w:bidi="ar-SA"/>
      </w:rPr>
    </w:lvl>
    <w:lvl w:ilvl="5" w:tplc="6C3EE6F4">
      <w:numFmt w:val="bullet"/>
      <w:lvlText w:val="•"/>
      <w:lvlJc w:val="left"/>
      <w:pPr>
        <w:ind w:left="4240" w:hanging="240"/>
      </w:pPr>
      <w:rPr>
        <w:rFonts w:hint="default"/>
        <w:lang w:val="en-US" w:eastAsia="en-US" w:bidi="ar-SA"/>
      </w:rPr>
    </w:lvl>
    <w:lvl w:ilvl="6" w:tplc="B57A9EDC">
      <w:numFmt w:val="bullet"/>
      <w:lvlText w:val="•"/>
      <w:lvlJc w:val="left"/>
      <w:pPr>
        <w:ind w:left="5016" w:hanging="240"/>
      </w:pPr>
      <w:rPr>
        <w:rFonts w:hint="default"/>
        <w:lang w:val="en-US" w:eastAsia="en-US" w:bidi="ar-SA"/>
      </w:rPr>
    </w:lvl>
    <w:lvl w:ilvl="7" w:tplc="E5DEF972">
      <w:numFmt w:val="bullet"/>
      <w:lvlText w:val="•"/>
      <w:lvlJc w:val="left"/>
      <w:pPr>
        <w:ind w:left="5792" w:hanging="240"/>
      </w:pPr>
      <w:rPr>
        <w:rFonts w:hint="default"/>
        <w:lang w:val="en-US" w:eastAsia="en-US" w:bidi="ar-SA"/>
      </w:rPr>
    </w:lvl>
    <w:lvl w:ilvl="8" w:tplc="571C4C4E">
      <w:numFmt w:val="bullet"/>
      <w:lvlText w:val="•"/>
      <w:lvlJc w:val="left"/>
      <w:pPr>
        <w:ind w:left="6568" w:hanging="240"/>
      </w:pPr>
      <w:rPr>
        <w:rFonts w:hint="default"/>
        <w:lang w:val="en-US" w:eastAsia="en-US" w:bidi="ar-SA"/>
      </w:rPr>
    </w:lvl>
  </w:abstractNum>
  <w:abstractNum w:abstractNumId="8" w15:restartNumberingAfterBreak="0">
    <w:nsid w:val="548B298F"/>
    <w:multiLevelType w:val="hybridMultilevel"/>
    <w:tmpl w:val="18EA2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05DD1"/>
    <w:multiLevelType w:val="hybridMultilevel"/>
    <w:tmpl w:val="CDF0F3B6"/>
    <w:lvl w:ilvl="0" w:tplc="3B1E4E5A">
      <w:start w:val="33"/>
      <w:numFmt w:val="decimal"/>
      <w:lvlText w:val="%1."/>
      <w:lvlJc w:val="left"/>
      <w:pPr>
        <w:ind w:left="359" w:hanging="240"/>
      </w:pPr>
      <w:rPr>
        <w:rFonts w:ascii="Times New Roman" w:eastAsia="Times New Roman" w:hAnsi="Times New Roman" w:cs="Times New Roman" w:hint="default"/>
        <w:color w:val="231F20"/>
        <w:spacing w:val="-3"/>
        <w:w w:val="90"/>
        <w:sz w:val="18"/>
        <w:szCs w:val="18"/>
        <w:lang w:val="en-US" w:eastAsia="en-US" w:bidi="ar-SA"/>
      </w:rPr>
    </w:lvl>
    <w:lvl w:ilvl="1" w:tplc="3D58CD36">
      <w:numFmt w:val="bullet"/>
      <w:lvlText w:val="•"/>
      <w:lvlJc w:val="left"/>
      <w:pPr>
        <w:ind w:left="1136" w:hanging="240"/>
      </w:pPr>
      <w:rPr>
        <w:rFonts w:hint="default"/>
        <w:lang w:val="en-US" w:eastAsia="en-US" w:bidi="ar-SA"/>
      </w:rPr>
    </w:lvl>
    <w:lvl w:ilvl="2" w:tplc="5074DDC2">
      <w:numFmt w:val="bullet"/>
      <w:lvlText w:val="•"/>
      <w:lvlJc w:val="left"/>
      <w:pPr>
        <w:ind w:left="1912" w:hanging="240"/>
      </w:pPr>
      <w:rPr>
        <w:rFonts w:hint="default"/>
        <w:lang w:val="en-US" w:eastAsia="en-US" w:bidi="ar-SA"/>
      </w:rPr>
    </w:lvl>
    <w:lvl w:ilvl="3" w:tplc="039E1F4A">
      <w:numFmt w:val="bullet"/>
      <w:lvlText w:val="•"/>
      <w:lvlJc w:val="left"/>
      <w:pPr>
        <w:ind w:left="2688" w:hanging="240"/>
      </w:pPr>
      <w:rPr>
        <w:rFonts w:hint="default"/>
        <w:lang w:val="en-US" w:eastAsia="en-US" w:bidi="ar-SA"/>
      </w:rPr>
    </w:lvl>
    <w:lvl w:ilvl="4" w:tplc="BABAEFBA">
      <w:numFmt w:val="bullet"/>
      <w:lvlText w:val="•"/>
      <w:lvlJc w:val="left"/>
      <w:pPr>
        <w:ind w:left="3464" w:hanging="240"/>
      </w:pPr>
      <w:rPr>
        <w:rFonts w:hint="default"/>
        <w:lang w:val="en-US" w:eastAsia="en-US" w:bidi="ar-SA"/>
      </w:rPr>
    </w:lvl>
    <w:lvl w:ilvl="5" w:tplc="71B6D9C8">
      <w:numFmt w:val="bullet"/>
      <w:lvlText w:val="•"/>
      <w:lvlJc w:val="left"/>
      <w:pPr>
        <w:ind w:left="4240" w:hanging="240"/>
      </w:pPr>
      <w:rPr>
        <w:rFonts w:hint="default"/>
        <w:lang w:val="en-US" w:eastAsia="en-US" w:bidi="ar-SA"/>
      </w:rPr>
    </w:lvl>
    <w:lvl w:ilvl="6" w:tplc="7FCC5372">
      <w:numFmt w:val="bullet"/>
      <w:lvlText w:val="•"/>
      <w:lvlJc w:val="left"/>
      <w:pPr>
        <w:ind w:left="5016" w:hanging="240"/>
      </w:pPr>
      <w:rPr>
        <w:rFonts w:hint="default"/>
        <w:lang w:val="en-US" w:eastAsia="en-US" w:bidi="ar-SA"/>
      </w:rPr>
    </w:lvl>
    <w:lvl w:ilvl="7" w:tplc="D3A0598C">
      <w:numFmt w:val="bullet"/>
      <w:lvlText w:val="•"/>
      <w:lvlJc w:val="left"/>
      <w:pPr>
        <w:ind w:left="5792" w:hanging="240"/>
      </w:pPr>
      <w:rPr>
        <w:rFonts w:hint="default"/>
        <w:lang w:val="en-US" w:eastAsia="en-US" w:bidi="ar-SA"/>
      </w:rPr>
    </w:lvl>
    <w:lvl w:ilvl="8" w:tplc="BA76DED4">
      <w:numFmt w:val="bullet"/>
      <w:lvlText w:val="•"/>
      <w:lvlJc w:val="left"/>
      <w:pPr>
        <w:ind w:left="6568" w:hanging="240"/>
      </w:pPr>
      <w:rPr>
        <w:rFonts w:hint="default"/>
        <w:lang w:val="en-US" w:eastAsia="en-US" w:bidi="ar-SA"/>
      </w:rPr>
    </w:lvl>
  </w:abstractNum>
  <w:abstractNum w:abstractNumId="10" w15:restartNumberingAfterBreak="0">
    <w:nsid w:val="66AF218F"/>
    <w:multiLevelType w:val="hybridMultilevel"/>
    <w:tmpl w:val="24261D34"/>
    <w:lvl w:ilvl="0" w:tplc="C84CBFD6">
      <w:start w:val="17"/>
      <w:numFmt w:val="decimal"/>
      <w:lvlText w:val="%1."/>
      <w:lvlJc w:val="left"/>
      <w:pPr>
        <w:ind w:left="359" w:hanging="240"/>
      </w:pPr>
      <w:rPr>
        <w:rFonts w:ascii="Times New Roman" w:eastAsia="Times New Roman" w:hAnsi="Times New Roman" w:cs="Times New Roman" w:hint="default"/>
        <w:color w:val="231F20"/>
        <w:spacing w:val="-2"/>
        <w:w w:val="80"/>
        <w:sz w:val="18"/>
        <w:szCs w:val="18"/>
        <w:lang w:val="en-US" w:eastAsia="en-US" w:bidi="ar-SA"/>
      </w:rPr>
    </w:lvl>
    <w:lvl w:ilvl="1" w:tplc="2E40AE92">
      <w:numFmt w:val="bullet"/>
      <w:lvlText w:val="•"/>
      <w:lvlJc w:val="left"/>
      <w:pPr>
        <w:ind w:left="1136" w:hanging="240"/>
      </w:pPr>
      <w:rPr>
        <w:rFonts w:hint="default"/>
        <w:lang w:val="en-US" w:eastAsia="en-US" w:bidi="ar-SA"/>
      </w:rPr>
    </w:lvl>
    <w:lvl w:ilvl="2" w:tplc="9222A39C">
      <w:numFmt w:val="bullet"/>
      <w:lvlText w:val="•"/>
      <w:lvlJc w:val="left"/>
      <w:pPr>
        <w:ind w:left="1912" w:hanging="240"/>
      </w:pPr>
      <w:rPr>
        <w:rFonts w:hint="default"/>
        <w:lang w:val="en-US" w:eastAsia="en-US" w:bidi="ar-SA"/>
      </w:rPr>
    </w:lvl>
    <w:lvl w:ilvl="3" w:tplc="13645A64">
      <w:numFmt w:val="bullet"/>
      <w:lvlText w:val="•"/>
      <w:lvlJc w:val="left"/>
      <w:pPr>
        <w:ind w:left="2688" w:hanging="240"/>
      </w:pPr>
      <w:rPr>
        <w:rFonts w:hint="default"/>
        <w:lang w:val="en-US" w:eastAsia="en-US" w:bidi="ar-SA"/>
      </w:rPr>
    </w:lvl>
    <w:lvl w:ilvl="4" w:tplc="225C6860">
      <w:numFmt w:val="bullet"/>
      <w:lvlText w:val="•"/>
      <w:lvlJc w:val="left"/>
      <w:pPr>
        <w:ind w:left="3464" w:hanging="240"/>
      </w:pPr>
      <w:rPr>
        <w:rFonts w:hint="default"/>
        <w:lang w:val="en-US" w:eastAsia="en-US" w:bidi="ar-SA"/>
      </w:rPr>
    </w:lvl>
    <w:lvl w:ilvl="5" w:tplc="B296A9FA">
      <w:numFmt w:val="bullet"/>
      <w:lvlText w:val="•"/>
      <w:lvlJc w:val="left"/>
      <w:pPr>
        <w:ind w:left="4240" w:hanging="240"/>
      </w:pPr>
      <w:rPr>
        <w:rFonts w:hint="default"/>
        <w:lang w:val="en-US" w:eastAsia="en-US" w:bidi="ar-SA"/>
      </w:rPr>
    </w:lvl>
    <w:lvl w:ilvl="6" w:tplc="8B20DAB2">
      <w:numFmt w:val="bullet"/>
      <w:lvlText w:val="•"/>
      <w:lvlJc w:val="left"/>
      <w:pPr>
        <w:ind w:left="5016" w:hanging="240"/>
      </w:pPr>
      <w:rPr>
        <w:rFonts w:hint="default"/>
        <w:lang w:val="en-US" w:eastAsia="en-US" w:bidi="ar-SA"/>
      </w:rPr>
    </w:lvl>
    <w:lvl w:ilvl="7" w:tplc="9AD432EC">
      <w:numFmt w:val="bullet"/>
      <w:lvlText w:val="•"/>
      <w:lvlJc w:val="left"/>
      <w:pPr>
        <w:ind w:left="5792" w:hanging="240"/>
      </w:pPr>
      <w:rPr>
        <w:rFonts w:hint="default"/>
        <w:lang w:val="en-US" w:eastAsia="en-US" w:bidi="ar-SA"/>
      </w:rPr>
    </w:lvl>
    <w:lvl w:ilvl="8" w:tplc="07BAD506">
      <w:numFmt w:val="bullet"/>
      <w:lvlText w:val="•"/>
      <w:lvlJc w:val="left"/>
      <w:pPr>
        <w:ind w:left="6568" w:hanging="240"/>
      </w:pPr>
      <w:rPr>
        <w:rFonts w:hint="default"/>
        <w:lang w:val="en-US" w:eastAsia="en-US" w:bidi="ar-SA"/>
      </w:rPr>
    </w:lvl>
  </w:abstractNum>
  <w:abstractNum w:abstractNumId="11" w15:restartNumberingAfterBreak="0">
    <w:nsid w:val="68B238FE"/>
    <w:multiLevelType w:val="hybridMultilevel"/>
    <w:tmpl w:val="3200B046"/>
    <w:lvl w:ilvl="0" w:tplc="E7846922">
      <w:start w:val="14"/>
      <w:numFmt w:val="decimal"/>
      <w:lvlText w:val="%1."/>
      <w:lvlJc w:val="left"/>
      <w:pPr>
        <w:ind w:left="359" w:hanging="240"/>
      </w:pPr>
      <w:rPr>
        <w:rFonts w:ascii="Times New Roman" w:eastAsia="Times New Roman" w:hAnsi="Times New Roman" w:cs="Times New Roman" w:hint="default"/>
        <w:color w:val="231F20"/>
        <w:spacing w:val="-3"/>
        <w:w w:val="83"/>
        <w:sz w:val="18"/>
        <w:szCs w:val="18"/>
        <w:lang w:val="en-US" w:eastAsia="en-US" w:bidi="ar-SA"/>
      </w:rPr>
    </w:lvl>
    <w:lvl w:ilvl="1" w:tplc="99749048">
      <w:numFmt w:val="bullet"/>
      <w:lvlText w:val="•"/>
      <w:lvlJc w:val="left"/>
      <w:pPr>
        <w:ind w:left="1136" w:hanging="240"/>
      </w:pPr>
      <w:rPr>
        <w:rFonts w:hint="default"/>
        <w:lang w:val="en-US" w:eastAsia="en-US" w:bidi="ar-SA"/>
      </w:rPr>
    </w:lvl>
    <w:lvl w:ilvl="2" w:tplc="A7FE3066">
      <w:numFmt w:val="bullet"/>
      <w:lvlText w:val="•"/>
      <w:lvlJc w:val="left"/>
      <w:pPr>
        <w:ind w:left="1912" w:hanging="240"/>
      </w:pPr>
      <w:rPr>
        <w:rFonts w:hint="default"/>
        <w:lang w:val="en-US" w:eastAsia="en-US" w:bidi="ar-SA"/>
      </w:rPr>
    </w:lvl>
    <w:lvl w:ilvl="3" w:tplc="3D3A404C">
      <w:numFmt w:val="bullet"/>
      <w:lvlText w:val="•"/>
      <w:lvlJc w:val="left"/>
      <w:pPr>
        <w:ind w:left="2688" w:hanging="240"/>
      </w:pPr>
      <w:rPr>
        <w:rFonts w:hint="default"/>
        <w:lang w:val="en-US" w:eastAsia="en-US" w:bidi="ar-SA"/>
      </w:rPr>
    </w:lvl>
    <w:lvl w:ilvl="4" w:tplc="32A088C0">
      <w:numFmt w:val="bullet"/>
      <w:lvlText w:val="•"/>
      <w:lvlJc w:val="left"/>
      <w:pPr>
        <w:ind w:left="3464" w:hanging="240"/>
      </w:pPr>
      <w:rPr>
        <w:rFonts w:hint="default"/>
        <w:lang w:val="en-US" w:eastAsia="en-US" w:bidi="ar-SA"/>
      </w:rPr>
    </w:lvl>
    <w:lvl w:ilvl="5" w:tplc="C4C8AFDE">
      <w:numFmt w:val="bullet"/>
      <w:lvlText w:val="•"/>
      <w:lvlJc w:val="left"/>
      <w:pPr>
        <w:ind w:left="4240" w:hanging="240"/>
      </w:pPr>
      <w:rPr>
        <w:rFonts w:hint="default"/>
        <w:lang w:val="en-US" w:eastAsia="en-US" w:bidi="ar-SA"/>
      </w:rPr>
    </w:lvl>
    <w:lvl w:ilvl="6" w:tplc="7D50F4B8">
      <w:numFmt w:val="bullet"/>
      <w:lvlText w:val="•"/>
      <w:lvlJc w:val="left"/>
      <w:pPr>
        <w:ind w:left="5016" w:hanging="240"/>
      </w:pPr>
      <w:rPr>
        <w:rFonts w:hint="default"/>
        <w:lang w:val="en-US" w:eastAsia="en-US" w:bidi="ar-SA"/>
      </w:rPr>
    </w:lvl>
    <w:lvl w:ilvl="7" w:tplc="C5C0CCC4">
      <w:numFmt w:val="bullet"/>
      <w:lvlText w:val="•"/>
      <w:lvlJc w:val="left"/>
      <w:pPr>
        <w:ind w:left="5792" w:hanging="240"/>
      </w:pPr>
      <w:rPr>
        <w:rFonts w:hint="default"/>
        <w:lang w:val="en-US" w:eastAsia="en-US" w:bidi="ar-SA"/>
      </w:rPr>
    </w:lvl>
    <w:lvl w:ilvl="8" w:tplc="1400C8BA">
      <w:numFmt w:val="bullet"/>
      <w:lvlText w:val="•"/>
      <w:lvlJc w:val="left"/>
      <w:pPr>
        <w:ind w:left="6568" w:hanging="240"/>
      </w:pPr>
      <w:rPr>
        <w:rFonts w:hint="default"/>
        <w:lang w:val="en-US" w:eastAsia="en-US" w:bidi="ar-SA"/>
      </w:rPr>
    </w:lvl>
  </w:abstractNum>
  <w:abstractNum w:abstractNumId="12" w15:restartNumberingAfterBreak="0">
    <w:nsid w:val="6C717698"/>
    <w:multiLevelType w:val="hybridMultilevel"/>
    <w:tmpl w:val="13F640C2"/>
    <w:lvl w:ilvl="0" w:tplc="AEF46D7C">
      <w:start w:val="3"/>
      <w:numFmt w:val="decimal"/>
      <w:lvlText w:val="%1."/>
      <w:lvlJc w:val="left"/>
      <w:pPr>
        <w:ind w:left="359" w:hanging="240"/>
      </w:pPr>
      <w:rPr>
        <w:rFonts w:ascii="Times New Roman" w:eastAsia="Times New Roman" w:hAnsi="Times New Roman" w:cs="Times New Roman" w:hint="default"/>
        <w:color w:val="231F20"/>
        <w:w w:val="90"/>
        <w:sz w:val="18"/>
        <w:szCs w:val="18"/>
        <w:lang w:val="en-US" w:eastAsia="en-US" w:bidi="ar-SA"/>
      </w:rPr>
    </w:lvl>
    <w:lvl w:ilvl="1" w:tplc="B980EE52">
      <w:numFmt w:val="bullet"/>
      <w:lvlText w:val="•"/>
      <w:lvlJc w:val="left"/>
      <w:pPr>
        <w:ind w:left="1136" w:hanging="240"/>
      </w:pPr>
      <w:rPr>
        <w:rFonts w:hint="default"/>
        <w:lang w:val="en-US" w:eastAsia="en-US" w:bidi="ar-SA"/>
      </w:rPr>
    </w:lvl>
    <w:lvl w:ilvl="2" w:tplc="48FC723A">
      <w:numFmt w:val="bullet"/>
      <w:lvlText w:val="•"/>
      <w:lvlJc w:val="left"/>
      <w:pPr>
        <w:ind w:left="1912" w:hanging="240"/>
      </w:pPr>
      <w:rPr>
        <w:rFonts w:hint="default"/>
        <w:lang w:val="en-US" w:eastAsia="en-US" w:bidi="ar-SA"/>
      </w:rPr>
    </w:lvl>
    <w:lvl w:ilvl="3" w:tplc="89E80606">
      <w:numFmt w:val="bullet"/>
      <w:lvlText w:val="•"/>
      <w:lvlJc w:val="left"/>
      <w:pPr>
        <w:ind w:left="2688" w:hanging="240"/>
      </w:pPr>
      <w:rPr>
        <w:rFonts w:hint="default"/>
        <w:lang w:val="en-US" w:eastAsia="en-US" w:bidi="ar-SA"/>
      </w:rPr>
    </w:lvl>
    <w:lvl w:ilvl="4" w:tplc="94C0F876">
      <w:numFmt w:val="bullet"/>
      <w:lvlText w:val="•"/>
      <w:lvlJc w:val="left"/>
      <w:pPr>
        <w:ind w:left="3464" w:hanging="240"/>
      </w:pPr>
      <w:rPr>
        <w:rFonts w:hint="default"/>
        <w:lang w:val="en-US" w:eastAsia="en-US" w:bidi="ar-SA"/>
      </w:rPr>
    </w:lvl>
    <w:lvl w:ilvl="5" w:tplc="4BC2A3D2">
      <w:numFmt w:val="bullet"/>
      <w:lvlText w:val="•"/>
      <w:lvlJc w:val="left"/>
      <w:pPr>
        <w:ind w:left="4240" w:hanging="240"/>
      </w:pPr>
      <w:rPr>
        <w:rFonts w:hint="default"/>
        <w:lang w:val="en-US" w:eastAsia="en-US" w:bidi="ar-SA"/>
      </w:rPr>
    </w:lvl>
    <w:lvl w:ilvl="6" w:tplc="5D726FBC">
      <w:numFmt w:val="bullet"/>
      <w:lvlText w:val="•"/>
      <w:lvlJc w:val="left"/>
      <w:pPr>
        <w:ind w:left="5016" w:hanging="240"/>
      </w:pPr>
      <w:rPr>
        <w:rFonts w:hint="default"/>
        <w:lang w:val="en-US" w:eastAsia="en-US" w:bidi="ar-SA"/>
      </w:rPr>
    </w:lvl>
    <w:lvl w:ilvl="7" w:tplc="E0CC94C6">
      <w:numFmt w:val="bullet"/>
      <w:lvlText w:val="•"/>
      <w:lvlJc w:val="left"/>
      <w:pPr>
        <w:ind w:left="5792" w:hanging="240"/>
      </w:pPr>
      <w:rPr>
        <w:rFonts w:hint="default"/>
        <w:lang w:val="en-US" w:eastAsia="en-US" w:bidi="ar-SA"/>
      </w:rPr>
    </w:lvl>
    <w:lvl w:ilvl="8" w:tplc="10CA9A8C">
      <w:numFmt w:val="bullet"/>
      <w:lvlText w:val="•"/>
      <w:lvlJc w:val="left"/>
      <w:pPr>
        <w:ind w:left="6568" w:hanging="240"/>
      </w:pPr>
      <w:rPr>
        <w:rFonts w:hint="default"/>
        <w:lang w:val="en-US" w:eastAsia="en-US" w:bidi="ar-SA"/>
      </w:rPr>
    </w:lvl>
  </w:abstractNum>
  <w:abstractNum w:abstractNumId="13" w15:restartNumberingAfterBreak="0">
    <w:nsid w:val="71550ECC"/>
    <w:multiLevelType w:val="multilevel"/>
    <w:tmpl w:val="1C09001F"/>
    <w:lvl w:ilvl="0">
      <w:start w:val="1"/>
      <w:numFmt w:val="decimal"/>
      <w:lvlText w:val="%1."/>
      <w:lvlJc w:val="left"/>
      <w:pPr>
        <w:ind w:left="360" w:hanging="360"/>
      </w:pPr>
      <w:rPr>
        <w:rFonts w:hint="default"/>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6B48"/>
    <w:multiLevelType w:val="multilevel"/>
    <w:tmpl w:val="E264BB02"/>
    <w:lvl w:ilvl="0">
      <w:start w:val="1"/>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num w:numId="1" w16cid:durableId="1959605741">
    <w:abstractNumId w:val="7"/>
  </w:num>
  <w:num w:numId="2" w16cid:durableId="1538660461">
    <w:abstractNumId w:val="9"/>
  </w:num>
  <w:num w:numId="3" w16cid:durableId="85733380">
    <w:abstractNumId w:val="2"/>
  </w:num>
  <w:num w:numId="4" w16cid:durableId="1381171823">
    <w:abstractNumId w:val="3"/>
  </w:num>
  <w:num w:numId="5" w16cid:durableId="1105732855">
    <w:abstractNumId w:val="10"/>
  </w:num>
  <w:num w:numId="6" w16cid:durableId="2123842053">
    <w:abstractNumId w:val="11"/>
  </w:num>
  <w:num w:numId="7" w16cid:durableId="1359963147">
    <w:abstractNumId w:val="1"/>
  </w:num>
  <w:num w:numId="8" w16cid:durableId="1854957730">
    <w:abstractNumId w:val="12"/>
  </w:num>
  <w:num w:numId="9" w16cid:durableId="841625367">
    <w:abstractNumId w:val="5"/>
  </w:num>
  <w:num w:numId="10" w16cid:durableId="1289968773">
    <w:abstractNumId w:val="8"/>
  </w:num>
  <w:num w:numId="11" w16cid:durableId="626816976">
    <w:abstractNumId w:val="13"/>
  </w:num>
  <w:num w:numId="12" w16cid:durableId="606011983">
    <w:abstractNumId w:val="4"/>
  </w:num>
  <w:num w:numId="13" w16cid:durableId="1696733201">
    <w:abstractNumId w:val="6"/>
  </w:num>
  <w:num w:numId="14" w16cid:durableId="1175148616">
    <w:abstractNumId w:val="14"/>
  </w:num>
  <w:num w:numId="15" w16cid:durableId="1942492237">
    <w:abstractNumId w:val="4"/>
  </w:num>
  <w:num w:numId="16" w16cid:durableId="1105689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removePersonalInformation/>
  <w:removeDateAndTime/>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1134"/>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D3"/>
    <w:rsid w:val="00036A56"/>
    <w:rsid w:val="00056FF9"/>
    <w:rsid w:val="000D7B15"/>
    <w:rsid w:val="000E1696"/>
    <w:rsid w:val="000E6F3B"/>
    <w:rsid w:val="001155C4"/>
    <w:rsid w:val="00125739"/>
    <w:rsid w:val="0012773F"/>
    <w:rsid w:val="00147EFF"/>
    <w:rsid w:val="001731D5"/>
    <w:rsid w:val="001A452F"/>
    <w:rsid w:val="001D1B61"/>
    <w:rsid w:val="001E2D4B"/>
    <w:rsid w:val="001E7D58"/>
    <w:rsid w:val="001F64FD"/>
    <w:rsid w:val="00205DA0"/>
    <w:rsid w:val="00205F95"/>
    <w:rsid w:val="002117BC"/>
    <w:rsid w:val="00232B2F"/>
    <w:rsid w:val="00233CBE"/>
    <w:rsid w:val="00247865"/>
    <w:rsid w:val="00266E35"/>
    <w:rsid w:val="00295792"/>
    <w:rsid w:val="002B7390"/>
    <w:rsid w:val="002B7905"/>
    <w:rsid w:val="002D33BD"/>
    <w:rsid w:val="0030376B"/>
    <w:rsid w:val="00305083"/>
    <w:rsid w:val="003065C0"/>
    <w:rsid w:val="003113A2"/>
    <w:rsid w:val="00314439"/>
    <w:rsid w:val="003749F7"/>
    <w:rsid w:val="00394D80"/>
    <w:rsid w:val="00396164"/>
    <w:rsid w:val="003C0ED3"/>
    <w:rsid w:val="003D60D5"/>
    <w:rsid w:val="003E5300"/>
    <w:rsid w:val="004233B5"/>
    <w:rsid w:val="00424CE4"/>
    <w:rsid w:val="00433783"/>
    <w:rsid w:val="00460834"/>
    <w:rsid w:val="00473217"/>
    <w:rsid w:val="004745A5"/>
    <w:rsid w:val="00497B2C"/>
    <w:rsid w:val="004A1755"/>
    <w:rsid w:val="004A2A8B"/>
    <w:rsid w:val="004A5638"/>
    <w:rsid w:val="004B4E17"/>
    <w:rsid w:val="004D52FB"/>
    <w:rsid w:val="004F3DAD"/>
    <w:rsid w:val="00505A59"/>
    <w:rsid w:val="00537474"/>
    <w:rsid w:val="005762A1"/>
    <w:rsid w:val="0059625E"/>
    <w:rsid w:val="005C0B83"/>
    <w:rsid w:val="005C147F"/>
    <w:rsid w:val="005C4A3A"/>
    <w:rsid w:val="005C7775"/>
    <w:rsid w:val="005D15C0"/>
    <w:rsid w:val="005E1C0A"/>
    <w:rsid w:val="005F4C8D"/>
    <w:rsid w:val="00605926"/>
    <w:rsid w:val="0062073E"/>
    <w:rsid w:val="00666CD1"/>
    <w:rsid w:val="00682AFF"/>
    <w:rsid w:val="00683883"/>
    <w:rsid w:val="006960B5"/>
    <w:rsid w:val="006A536B"/>
    <w:rsid w:val="006A561D"/>
    <w:rsid w:val="006C49E7"/>
    <w:rsid w:val="006D16FA"/>
    <w:rsid w:val="006D5104"/>
    <w:rsid w:val="006F1962"/>
    <w:rsid w:val="00710DF7"/>
    <w:rsid w:val="007110B2"/>
    <w:rsid w:val="00716F33"/>
    <w:rsid w:val="00733C74"/>
    <w:rsid w:val="007354B3"/>
    <w:rsid w:val="00743C9F"/>
    <w:rsid w:val="00756462"/>
    <w:rsid w:val="007735BB"/>
    <w:rsid w:val="00795A14"/>
    <w:rsid w:val="007A2552"/>
    <w:rsid w:val="007B5F93"/>
    <w:rsid w:val="007D7D13"/>
    <w:rsid w:val="007E1401"/>
    <w:rsid w:val="007E3A9D"/>
    <w:rsid w:val="007E7D5C"/>
    <w:rsid w:val="00821139"/>
    <w:rsid w:val="00823A8A"/>
    <w:rsid w:val="00854DFB"/>
    <w:rsid w:val="008555AC"/>
    <w:rsid w:val="00855899"/>
    <w:rsid w:val="008621DA"/>
    <w:rsid w:val="00874406"/>
    <w:rsid w:val="00890D08"/>
    <w:rsid w:val="008B0EBE"/>
    <w:rsid w:val="008B1A62"/>
    <w:rsid w:val="008E3F13"/>
    <w:rsid w:val="00921ED3"/>
    <w:rsid w:val="00924FB8"/>
    <w:rsid w:val="009325F2"/>
    <w:rsid w:val="009330E5"/>
    <w:rsid w:val="00946B62"/>
    <w:rsid w:val="009544A2"/>
    <w:rsid w:val="009615F9"/>
    <w:rsid w:val="00963661"/>
    <w:rsid w:val="009737BF"/>
    <w:rsid w:val="009931E0"/>
    <w:rsid w:val="009C0B00"/>
    <w:rsid w:val="009D67D2"/>
    <w:rsid w:val="009E1174"/>
    <w:rsid w:val="00A04CC7"/>
    <w:rsid w:val="00A0625A"/>
    <w:rsid w:val="00A218EE"/>
    <w:rsid w:val="00A26E5E"/>
    <w:rsid w:val="00A32612"/>
    <w:rsid w:val="00A449B2"/>
    <w:rsid w:val="00A67C71"/>
    <w:rsid w:val="00A7791F"/>
    <w:rsid w:val="00A80853"/>
    <w:rsid w:val="00A80993"/>
    <w:rsid w:val="00A970A4"/>
    <w:rsid w:val="00AA1157"/>
    <w:rsid w:val="00AA25AD"/>
    <w:rsid w:val="00AA2BF2"/>
    <w:rsid w:val="00AD3741"/>
    <w:rsid w:val="00AD60B4"/>
    <w:rsid w:val="00AF440A"/>
    <w:rsid w:val="00B018C3"/>
    <w:rsid w:val="00B16157"/>
    <w:rsid w:val="00B474CF"/>
    <w:rsid w:val="00B749F9"/>
    <w:rsid w:val="00B775C5"/>
    <w:rsid w:val="00BB27E3"/>
    <w:rsid w:val="00BD3F3E"/>
    <w:rsid w:val="00BD40A7"/>
    <w:rsid w:val="00BF6AB5"/>
    <w:rsid w:val="00C246B9"/>
    <w:rsid w:val="00C35441"/>
    <w:rsid w:val="00C472F6"/>
    <w:rsid w:val="00C56A63"/>
    <w:rsid w:val="00C74CA8"/>
    <w:rsid w:val="00C75353"/>
    <w:rsid w:val="00C86DE7"/>
    <w:rsid w:val="00CA4D0C"/>
    <w:rsid w:val="00CB73F7"/>
    <w:rsid w:val="00CC0DE2"/>
    <w:rsid w:val="00CC51A7"/>
    <w:rsid w:val="00CD34AA"/>
    <w:rsid w:val="00CD67EC"/>
    <w:rsid w:val="00CD7398"/>
    <w:rsid w:val="00CE0BA7"/>
    <w:rsid w:val="00CE25FB"/>
    <w:rsid w:val="00D4040D"/>
    <w:rsid w:val="00D55A1E"/>
    <w:rsid w:val="00D61243"/>
    <w:rsid w:val="00D6442B"/>
    <w:rsid w:val="00D64F05"/>
    <w:rsid w:val="00D73837"/>
    <w:rsid w:val="00D75DED"/>
    <w:rsid w:val="00D94362"/>
    <w:rsid w:val="00DA1F94"/>
    <w:rsid w:val="00DB045B"/>
    <w:rsid w:val="00DB3A5F"/>
    <w:rsid w:val="00DB793A"/>
    <w:rsid w:val="00DD09E5"/>
    <w:rsid w:val="00DF47A8"/>
    <w:rsid w:val="00DF4C35"/>
    <w:rsid w:val="00DF55B0"/>
    <w:rsid w:val="00E02155"/>
    <w:rsid w:val="00E068CF"/>
    <w:rsid w:val="00E07F43"/>
    <w:rsid w:val="00E22AFD"/>
    <w:rsid w:val="00E43945"/>
    <w:rsid w:val="00E46C15"/>
    <w:rsid w:val="00E67284"/>
    <w:rsid w:val="00E8311F"/>
    <w:rsid w:val="00E92C97"/>
    <w:rsid w:val="00E95795"/>
    <w:rsid w:val="00EA405F"/>
    <w:rsid w:val="00EB766E"/>
    <w:rsid w:val="00F24F82"/>
    <w:rsid w:val="00F446D9"/>
    <w:rsid w:val="00F557CA"/>
    <w:rsid w:val="00F571ED"/>
    <w:rsid w:val="00F66EF1"/>
    <w:rsid w:val="00F66F15"/>
    <w:rsid w:val="00F7481B"/>
    <w:rsid w:val="00FA3587"/>
    <w:rsid w:val="00FB081A"/>
    <w:rsid w:val="00FB38BF"/>
    <w:rsid w:val="00FE3F8A"/>
    <w:rsid w:val="00FE62A4"/>
    <w:rsid w:val="00FF11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4D54"/>
    <w:pPr>
      <w:widowControl w:val="0"/>
      <w:tabs>
        <w:tab w:val="left" w:pos="170"/>
      </w:tabs>
      <w:autoSpaceDE w:val="0"/>
      <w:autoSpaceDN w:val="0"/>
      <w:spacing w:after="240" w:line="360" w:lineRule="auto"/>
      <w:jc w:val="both"/>
    </w:pPr>
    <w:rPr>
      <w:rFonts w:ascii="Arial" w:eastAsia="Times New Roman" w:hAnsi="Arial" w:cs="Times New Roman"/>
      <w:sz w:val="24"/>
      <w:lang w:val="en-GB"/>
    </w:rPr>
  </w:style>
  <w:style w:type="paragraph" w:styleId="Heading1">
    <w:name w:val="heading 1"/>
    <w:basedOn w:val="Normal"/>
    <w:link w:val="Heading1Char"/>
    <w:autoRedefine/>
    <w:uiPriority w:val="1"/>
    <w:qFormat/>
    <w:rsid w:val="007E1401"/>
    <w:pPr>
      <w:tabs>
        <w:tab w:val="clear" w:pos="170"/>
      </w:tabs>
      <w:spacing w:after="120"/>
      <w:ind w:left="737" w:hanging="737"/>
      <w:outlineLvl w:val="0"/>
    </w:pPr>
    <w:rPr>
      <w:rFonts w:eastAsia="Arial" w:cs="Arial"/>
      <w:b/>
      <w:bCs/>
      <w:szCs w:val="24"/>
    </w:rPr>
  </w:style>
  <w:style w:type="paragraph" w:styleId="Heading2">
    <w:name w:val="heading 2"/>
    <w:basedOn w:val="Normal"/>
    <w:link w:val="Heading2Char"/>
    <w:uiPriority w:val="1"/>
    <w:qFormat/>
    <w:rsid w:val="001B247C"/>
    <w:pPr>
      <w:widowControl/>
      <w:tabs>
        <w:tab w:val="clear" w:pos="170"/>
      </w:tabs>
      <w:autoSpaceDE/>
      <w:autoSpaceDN/>
      <w:spacing w:after="120"/>
      <w:ind w:left="737" w:hanging="737"/>
      <w:outlineLvl w:val="1"/>
    </w:pPr>
    <w:rPr>
      <w:rFonts w:eastAsiaTheme="minorHAnsi" w:cs="Arial"/>
      <w:b/>
    </w:rPr>
  </w:style>
  <w:style w:type="paragraph" w:styleId="Heading3">
    <w:name w:val="heading 3"/>
    <w:basedOn w:val="Normal"/>
    <w:next w:val="Normal"/>
    <w:link w:val="Heading3Char"/>
    <w:uiPriority w:val="9"/>
    <w:unhideWhenUsed/>
    <w:qFormat/>
    <w:rsid w:val="001B247C"/>
    <w:pPr>
      <w:widowControl/>
      <w:tabs>
        <w:tab w:val="clear" w:pos="170"/>
      </w:tabs>
      <w:autoSpaceDE/>
      <w:autoSpaceDN/>
      <w:spacing w:after="120"/>
      <w:ind w:left="737" w:hanging="737"/>
      <w:outlineLvl w:val="2"/>
    </w:pPr>
    <w:rPr>
      <w:rFonts w:eastAsiaTheme="minorHAnsi" w:cs="Arial"/>
      <w:b/>
    </w:rPr>
  </w:style>
  <w:style w:type="paragraph" w:styleId="Heading4">
    <w:name w:val="heading 4"/>
    <w:basedOn w:val="Normal"/>
    <w:next w:val="Normal"/>
    <w:link w:val="Heading4Char"/>
    <w:uiPriority w:val="9"/>
    <w:unhideWhenUsed/>
    <w:qFormat/>
    <w:rsid w:val="009D31B9"/>
    <w:pPr>
      <w:keepNext/>
      <w:adjustRightInd w:val="0"/>
      <w:spacing w:line="240" w:lineRule="auto"/>
      <w:outlineLvl w:val="3"/>
    </w:pPr>
    <w:rPr>
      <w:rFonts w:cs="Arial"/>
      <w:b/>
      <w:bCs/>
      <w:color w:val="000000" w:themeColor="text1"/>
      <w:sz w:val="52"/>
      <w:szCs w:val="52"/>
    </w:rPr>
  </w:style>
  <w:style w:type="paragraph" w:styleId="Heading5">
    <w:name w:val="heading 5"/>
    <w:basedOn w:val="Normal"/>
    <w:next w:val="Normal"/>
    <w:link w:val="Heading5Char"/>
    <w:uiPriority w:val="9"/>
    <w:unhideWhenUsed/>
    <w:qFormat/>
    <w:rsid w:val="009D31B9"/>
    <w:pPr>
      <w:keepNext/>
      <w:spacing w:line="240" w:lineRule="auto"/>
      <w:outlineLvl w:val="4"/>
    </w:pPr>
    <w:rPr>
      <w:rFonts w:cs="Arial"/>
      <w:b/>
      <w:bCs/>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E1401"/>
    <w:rPr>
      <w:rFonts w:ascii="Arial" w:eastAsia="Arial" w:hAnsi="Arial" w:cs="Arial"/>
      <w:b/>
      <w:bCs/>
      <w:sz w:val="24"/>
      <w:szCs w:val="24"/>
      <w:lang w:val="en-GB"/>
    </w:rPr>
  </w:style>
  <w:style w:type="character" w:customStyle="1" w:styleId="Heading2Char">
    <w:name w:val="Heading 2 Char"/>
    <w:basedOn w:val="DefaultParagraphFont"/>
    <w:link w:val="Heading2"/>
    <w:uiPriority w:val="1"/>
    <w:rsid w:val="001B247C"/>
    <w:rPr>
      <w:rFonts w:ascii="Arial" w:hAnsi="Arial" w:cs="Arial"/>
      <w:b/>
      <w:sz w:val="24"/>
      <w:lang w:val="en-GB"/>
    </w:rPr>
  </w:style>
  <w:style w:type="paragraph" w:styleId="BodyText">
    <w:name w:val="Body Text"/>
    <w:basedOn w:val="Normal"/>
    <w:link w:val="BodyTextChar"/>
    <w:uiPriority w:val="1"/>
    <w:qFormat/>
    <w:rsid w:val="00A73CCA"/>
    <w:rPr>
      <w:szCs w:val="20"/>
    </w:rPr>
  </w:style>
  <w:style w:type="character" w:customStyle="1" w:styleId="BodyTextChar">
    <w:name w:val="Body Text Char"/>
    <w:basedOn w:val="DefaultParagraphFont"/>
    <w:link w:val="BodyText"/>
    <w:uiPriority w:val="1"/>
    <w:rsid w:val="00A73CCA"/>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A73CCA"/>
    <w:pPr>
      <w:spacing w:before="268"/>
      <w:ind w:left="120" w:right="1408"/>
    </w:pPr>
    <w:rPr>
      <w:rFonts w:ascii="Verdana" w:eastAsia="Verdana" w:hAnsi="Verdana" w:cs="Verdana"/>
      <w:sz w:val="30"/>
      <w:szCs w:val="30"/>
    </w:rPr>
  </w:style>
  <w:style w:type="character" w:customStyle="1" w:styleId="TitleChar">
    <w:name w:val="Title Char"/>
    <w:basedOn w:val="DefaultParagraphFont"/>
    <w:link w:val="Title"/>
    <w:uiPriority w:val="1"/>
    <w:rsid w:val="00A73CCA"/>
    <w:rPr>
      <w:rFonts w:ascii="Verdana" w:eastAsia="Verdana" w:hAnsi="Verdana" w:cs="Verdana"/>
      <w:sz w:val="30"/>
      <w:szCs w:val="30"/>
      <w:lang w:val="en-US"/>
    </w:rPr>
  </w:style>
  <w:style w:type="paragraph" w:styleId="ListParagraph">
    <w:name w:val="List Paragraph"/>
    <w:basedOn w:val="Normal"/>
    <w:uiPriority w:val="1"/>
    <w:qFormat/>
    <w:rsid w:val="00A73CCA"/>
    <w:pPr>
      <w:spacing w:before="1"/>
      <w:ind w:left="359" w:right="797" w:hanging="240"/>
    </w:pPr>
  </w:style>
  <w:style w:type="paragraph" w:customStyle="1" w:styleId="TableParagraph">
    <w:name w:val="Table Paragraph"/>
    <w:basedOn w:val="Normal"/>
    <w:uiPriority w:val="1"/>
    <w:qFormat/>
    <w:rsid w:val="00A73CCA"/>
  </w:style>
  <w:style w:type="paragraph" w:styleId="Header">
    <w:name w:val="header"/>
    <w:basedOn w:val="Normal"/>
    <w:link w:val="HeaderChar"/>
    <w:uiPriority w:val="99"/>
    <w:unhideWhenUsed/>
    <w:rsid w:val="00A73CCA"/>
    <w:pPr>
      <w:tabs>
        <w:tab w:val="center" w:pos="4513"/>
        <w:tab w:val="right" w:pos="9026"/>
      </w:tabs>
    </w:pPr>
  </w:style>
  <w:style w:type="character" w:customStyle="1" w:styleId="HeaderChar">
    <w:name w:val="Header Char"/>
    <w:basedOn w:val="DefaultParagraphFont"/>
    <w:link w:val="Header"/>
    <w:uiPriority w:val="99"/>
    <w:rsid w:val="00A73CCA"/>
    <w:rPr>
      <w:rFonts w:ascii="Times New Roman" w:eastAsia="Times New Roman" w:hAnsi="Times New Roman" w:cs="Times New Roman"/>
      <w:lang w:val="en-US"/>
    </w:rPr>
  </w:style>
  <w:style w:type="paragraph" w:styleId="Footer">
    <w:name w:val="footer"/>
    <w:basedOn w:val="Normal"/>
    <w:link w:val="FooterChar"/>
    <w:uiPriority w:val="99"/>
    <w:unhideWhenUsed/>
    <w:rsid w:val="00A73CCA"/>
    <w:pPr>
      <w:tabs>
        <w:tab w:val="center" w:pos="4513"/>
        <w:tab w:val="right" w:pos="9026"/>
      </w:tabs>
    </w:pPr>
  </w:style>
  <w:style w:type="character" w:customStyle="1" w:styleId="FooterChar">
    <w:name w:val="Footer Char"/>
    <w:basedOn w:val="DefaultParagraphFont"/>
    <w:link w:val="Footer"/>
    <w:uiPriority w:val="99"/>
    <w:rsid w:val="00A73CCA"/>
    <w:rPr>
      <w:rFonts w:ascii="Times New Roman" w:eastAsia="Times New Roman" w:hAnsi="Times New Roman" w:cs="Times New Roman"/>
      <w:lang w:val="en-US"/>
    </w:rPr>
  </w:style>
  <w:style w:type="paragraph" w:styleId="FootnoteText">
    <w:name w:val="footnote text"/>
    <w:basedOn w:val="Normal"/>
    <w:link w:val="FootnoteTextChar"/>
    <w:autoRedefine/>
    <w:uiPriority w:val="99"/>
    <w:unhideWhenUsed/>
    <w:qFormat/>
    <w:rsid w:val="00896363"/>
    <w:pPr>
      <w:tabs>
        <w:tab w:val="clear" w:pos="170"/>
        <w:tab w:val="left" w:pos="567"/>
      </w:tabs>
      <w:spacing w:after="60" w:line="240" w:lineRule="auto"/>
    </w:pPr>
    <w:rPr>
      <w:sz w:val="20"/>
      <w:szCs w:val="20"/>
    </w:rPr>
  </w:style>
  <w:style w:type="character" w:customStyle="1" w:styleId="FootnoteTextChar">
    <w:name w:val="Footnote Text Char"/>
    <w:basedOn w:val="DefaultParagraphFont"/>
    <w:link w:val="FootnoteText"/>
    <w:uiPriority w:val="99"/>
    <w:rsid w:val="00896363"/>
    <w:rPr>
      <w:rFonts w:ascii="Arial" w:eastAsia="Times New Roman" w:hAnsi="Arial" w:cs="Times New Roman"/>
      <w:sz w:val="20"/>
      <w:szCs w:val="20"/>
      <w:lang w:val="en-GB"/>
    </w:rPr>
  </w:style>
  <w:style w:type="character" w:styleId="FootnoteReference">
    <w:name w:val="footnote reference"/>
    <w:basedOn w:val="DefaultParagraphFont"/>
    <w:uiPriority w:val="99"/>
    <w:unhideWhenUsed/>
    <w:rsid w:val="004F3F54"/>
    <w:rPr>
      <w:vertAlign w:val="superscript"/>
    </w:rPr>
  </w:style>
  <w:style w:type="paragraph" w:customStyle="1" w:styleId="EndNoteBibliographyTitle">
    <w:name w:val="EndNote Bibliography Title"/>
    <w:basedOn w:val="Normal"/>
    <w:link w:val="EndNoteBibliographyTitleChar"/>
    <w:rsid w:val="004F3F54"/>
    <w:pPr>
      <w:jc w:val="center"/>
    </w:pPr>
    <w:rPr>
      <w:rFonts w:ascii="Times New Roman" w:hAnsi="Times New Roman"/>
      <w:noProof/>
    </w:rPr>
  </w:style>
  <w:style w:type="character" w:customStyle="1" w:styleId="EndNoteBibliographyTitleChar">
    <w:name w:val="EndNote Bibliography Title Char"/>
    <w:basedOn w:val="FootnoteTextChar"/>
    <w:link w:val="EndNoteBibliographyTitle"/>
    <w:rsid w:val="004F3F54"/>
    <w:rPr>
      <w:rFonts w:ascii="Times New Roman" w:eastAsia="Times New Roman" w:hAnsi="Times New Roman" w:cs="Times New Roman"/>
      <w:noProof/>
      <w:sz w:val="18"/>
      <w:szCs w:val="20"/>
      <w:lang w:val="en-US"/>
    </w:rPr>
  </w:style>
  <w:style w:type="paragraph" w:customStyle="1" w:styleId="EndNoteBibliography">
    <w:name w:val="EndNote Bibliography"/>
    <w:basedOn w:val="Normal"/>
    <w:link w:val="EndNoteBibliographyChar"/>
    <w:rsid w:val="004F3F54"/>
    <w:rPr>
      <w:rFonts w:ascii="Times New Roman" w:hAnsi="Times New Roman"/>
      <w:noProof/>
    </w:rPr>
  </w:style>
  <w:style w:type="character" w:customStyle="1" w:styleId="EndNoteBibliographyChar">
    <w:name w:val="EndNote Bibliography Char"/>
    <w:basedOn w:val="FootnoteTextChar"/>
    <w:link w:val="EndNoteBibliography"/>
    <w:rsid w:val="004F3F54"/>
    <w:rPr>
      <w:rFonts w:ascii="Times New Roman" w:eastAsia="Times New Roman" w:hAnsi="Times New Roman" w:cs="Times New Roman"/>
      <w:noProof/>
      <w:sz w:val="18"/>
      <w:szCs w:val="20"/>
      <w:lang w:val="en-US"/>
    </w:rPr>
  </w:style>
  <w:style w:type="character" w:styleId="Hyperlink">
    <w:name w:val="Hyperlink"/>
    <w:basedOn w:val="DefaultParagraphFont"/>
    <w:uiPriority w:val="99"/>
    <w:unhideWhenUsed/>
    <w:rsid w:val="004F3F54"/>
    <w:rPr>
      <w:color w:val="0563C1" w:themeColor="hyperlink"/>
      <w:u w:val="single"/>
    </w:rPr>
  </w:style>
  <w:style w:type="paragraph" w:styleId="NoSpacing">
    <w:name w:val="No Spacing"/>
    <w:uiPriority w:val="1"/>
    <w:qFormat/>
    <w:rsid w:val="00FE5B9F"/>
    <w:pPr>
      <w:widowControl w:val="0"/>
      <w:autoSpaceDE w:val="0"/>
      <w:autoSpaceDN w:val="0"/>
      <w:spacing w:after="0" w:line="240" w:lineRule="auto"/>
    </w:pPr>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rsid w:val="001E4EA8"/>
    <w:rPr>
      <w:sz w:val="16"/>
      <w:szCs w:val="16"/>
    </w:rPr>
  </w:style>
  <w:style w:type="paragraph" w:styleId="CommentText">
    <w:name w:val="annotation text"/>
    <w:basedOn w:val="Normal"/>
    <w:link w:val="CommentTextChar"/>
    <w:uiPriority w:val="99"/>
    <w:unhideWhenUsed/>
    <w:rsid w:val="001E4EA8"/>
    <w:rPr>
      <w:szCs w:val="20"/>
    </w:rPr>
  </w:style>
  <w:style w:type="character" w:customStyle="1" w:styleId="CommentTextChar">
    <w:name w:val="Comment Text Char"/>
    <w:basedOn w:val="DefaultParagraphFont"/>
    <w:link w:val="CommentText"/>
    <w:uiPriority w:val="99"/>
    <w:rsid w:val="001E4EA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E4EA8"/>
    <w:rPr>
      <w:b/>
      <w:bCs/>
    </w:rPr>
  </w:style>
  <w:style w:type="character" w:customStyle="1" w:styleId="CommentSubjectChar">
    <w:name w:val="Comment Subject Char"/>
    <w:basedOn w:val="CommentTextChar"/>
    <w:link w:val="CommentSubject"/>
    <w:uiPriority w:val="99"/>
    <w:semiHidden/>
    <w:rsid w:val="001E4EA8"/>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1E4E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EA8"/>
    <w:rPr>
      <w:rFonts w:ascii="Segoe UI" w:eastAsia="Times New Roman" w:hAnsi="Segoe UI" w:cs="Segoe UI"/>
      <w:sz w:val="18"/>
      <w:szCs w:val="18"/>
      <w:lang w:val="en-US"/>
    </w:rPr>
  </w:style>
  <w:style w:type="paragraph" w:customStyle="1" w:styleId="Style1">
    <w:name w:val="Style1"/>
    <w:basedOn w:val="BodyText"/>
    <w:uiPriority w:val="1"/>
    <w:qFormat/>
    <w:rsid w:val="000950CB"/>
    <w:pPr>
      <w:spacing w:before="30" w:line="271" w:lineRule="auto"/>
      <w:ind w:firstLine="240"/>
    </w:pPr>
    <w:rPr>
      <w:color w:val="231F20"/>
    </w:rPr>
  </w:style>
  <w:style w:type="paragraph" w:styleId="Caption">
    <w:name w:val="caption"/>
    <w:basedOn w:val="Normal"/>
    <w:next w:val="Normal"/>
    <w:uiPriority w:val="35"/>
    <w:qFormat/>
    <w:rsid w:val="00D87D72"/>
    <w:pPr>
      <w:widowControl/>
      <w:autoSpaceDE/>
      <w:autoSpaceDN/>
      <w:spacing w:before="60"/>
    </w:pPr>
    <w:rPr>
      <w:rFonts w:cs="Arial"/>
      <w:b/>
      <w:bCs/>
      <w:iCs/>
      <w:color w:val="000000" w:themeColor="text1"/>
      <w:szCs w:val="16"/>
    </w:rPr>
  </w:style>
  <w:style w:type="paragraph" w:styleId="EndnoteText">
    <w:name w:val="endnote text"/>
    <w:basedOn w:val="Normal"/>
    <w:link w:val="EndnoteTextChar"/>
    <w:uiPriority w:val="99"/>
    <w:semiHidden/>
    <w:unhideWhenUsed/>
    <w:rsid w:val="005B474E"/>
    <w:rPr>
      <w:sz w:val="20"/>
      <w:szCs w:val="20"/>
    </w:rPr>
  </w:style>
  <w:style w:type="character" w:customStyle="1" w:styleId="EndnoteTextChar">
    <w:name w:val="Endnote Text Char"/>
    <w:basedOn w:val="DefaultParagraphFont"/>
    <w:link w:val="EndnoteText"/>
    <w:uiPriority w:val="99"/>
    <w:semiHidden/>
    <w:rsid w:val="005B474E"/>
    <w:rPr>
      <w:rFonts w:ascii="Arial" w:eastAsia="Times New Roman" w:hAnsi="Arial" w:cs="Times New Roman"/>
      <w:sz w:val="20"/>
      <w:szCs w:val="20"/>
      <w:lang w:val="en-US"/>
    </w:rPr>
  </w:style>
  <w:style w:type="character" w:styleId="EndnoteReference">
    <w:name w:val="endnote reference"/>
    <w:basedOn w:val="DefaultParagraphFont"/>
    <w:uiPriority w:val="99"/>
    <w:semiHidden/>
    <w:unhideWhenUsed/>
    <w:rsid w:val="005B474E"/>
    <w:rPr>
      <w:vertAlign w:val="superscript"/>
    </w:rPr>
  </w:style>
  <w:style w:type="character" w:styleId="IntenseReference">
    <w:name w:val="Intense Reference"/>
    <w:basedOn w:val="DefaultParagraphFont"/>
    <w:uiPriority w:val="32"/>
    <w:qFormat/>
    <w:rsid w:val="000C3C39"/>
    <w:rPr>
      <w:b/>
      <w:bCs/>
      <w:smallCaps/>
      <w:color w:val="5B9BD5" w:themeColor="accent1"/>
      <w:spacing w:val="5"/>
    </w:rPr>
  </w:style>
  <w:style w:type="paragraph" w:customStyle="1" w:styleId="ChartNormal">
    <w:name w:val="__Chart_Normal"/>
    <w:basedOn w:val="Normal"/>
    <w:rsid w:val="001149CC"/>
    <w:pPr>
      <w:keepNext/>
      <w:framePr w:hSpace="57" w:vSpace="57" w:wrap="around" w:vAnchor="text" w:hAnchor="margin" w:x="1" w:y="1"/>
      <w:widowControl/>
      <w:tabs>
        <w:tab w:val="clear" w:pos="170"/>
      </w:tabs>
      <w:autoSpaceDE/>
      <w:autoSpaceDN/>
      <w:jc w:val="left"/>
    </w:pPr>
    <w:rPr>
      <w:rFonts w:ascii="Arial Narrow" w:eastAsia="SimSun" w:hAnsi="Arial Narrow" w:cs="Arial"/>
      <w:color w:val="000000"/>
      <w:sz w:val="14"/>
      <w:szCs w:val="20"/>
    </w:rPr>
  </w:style>
  <w:style w:type="character" w:customStyle="1" w:styleId="ChartObject">
    <w:name w:val="_Chart Object"/>
    <w:basedOn w:val="DefaultParagraphFont"/>
    <w:rsid w:val="001149CC"/>
  </w:style>
  <w:style w:type="character" w:customStyle="1" w:styleId="ChartSource">
    <w:name w:val="_Chart Source"/>
    <w:basedOn w:val="DefaultParagraphFont"/>
    <w:rsid w:val="001149CC"/>
    <w:rPr>
      <w:rFonts w:ascii="Arial Narrow" w:eastAsia="SimSun" w:hAnsi="Arial Narrow"/>
      <w:i w:val="0"/>
      <w:sz w:val="12"/>
      <w:bdr w:val="none" w:sz="0" w:space="0" w:color="auto"/>
      <w:shd w:val="clear" w:color="auto" w:fill="F2F2F2" w:themeFill="background1" w:themeFillShade="F2"/>
    </w:rPr>
  </w:style>
  <w:style w:type="character" w:customStyle="1" w:styleId="ChartTitle">
    <w:name w:val="_Chart Title"/>
    <w:basedOn w:val="DefaultParagraphFont"/>
    <w:rsid w:val="001149CC"/>
    <w:rPr>
      <w:rFonts w:ascii="Arial" w:eastAsia="SimHei" w:hAnsi="Arial"/>
      <w:b/>
      <w:sz w:val="18"/>
    </w:rPr>
  </w:style>
  <w:style w:type="character" w:customStyle="1" w:styleId="TableSubtitle">
    <w:name w:val="_Table Subtitle"/>
    <w:basedOn w:val="DefaultParagraphFont"/>
    <w:rsid w:val="00243684"/>
    <w:rPr>
      <w:rFonts w:ascii="Arial Narrow" w:eastAsia="SimSun" w:hAnsi="Arial Narrow"/>
      <w:b/>
      <w:sz w:val="14"/>
    </w:rPr>
  </w:style>
  <w:style w:type="paragraph" w:styleId="Revision">
    <w:name w:val="Revision"/>
    <w:hidden/>
    <w:uiPriority w:val="99"/>
    <w:semiHidden/>
    <w:rsid w:val="00B16664"/>
    <w:pPr>
      <w:spacing w:after="0" w:line="240" w:lineRule="auto"/>
    </w:pPr>
    <w:rPr>
      <w:rFonts w:ascii="Arial" w:eastAsia="Times New Roman" w:hAnsi="Arial" w:cs="Times New Roman"/>
      <w:lang w:val="en-US"/>
    </w:rPr>
  </w:style>
  <w:style w:type="character" w:styleId="FollowedHyperlink">
    <w:name w:val="FollowedHyperlink"/>
    <w:basedOn w:val="DefaultParagraphFont"/>
    <w:uiPriority w:val="99"/>
    <w:semiHidden/>
    <w:unhideWhenUsed/>
    <w:rsid w:val="00916F21"/>
    <w:rPr>
      <w:color w:val="954F72" w:themeColor="followedHyperlink"/>
      <w:u w:val="single"/>
    </w:rPr>
  </w:style>
  <w:style w:type="paragraph" w:styleId="BodyText2">
    <w:name w:val="Body Text 2"/>
    <w:basedOn w:val="Normal"/>
    <w:link w:val="BodyText2Char"/>
    <w:uiPriority w:val="99"/>
    <w:unhideWhenUsed/>
    <w:rsid w:val="007E5901"/>
    <w:pPr>
      <w:widowControl/>
      <w:tabs>
        <w:tab w:val="clear" w:pos="170"/>
      </w:tabs>
      <w:autoSpaceDE/>
      <w:autoSpaceDN/>
      <w:spacing w:line="288" w:lineRule="auto"/>
      <w:jc w:val="center"/>
    </w:pPr>
    <w:rPr>
      <w:rFonts w:eastAsiaTheme="minorHAnsi" w:cs="Arial"/>
      <w:b/>
      <w:sz w:val="28"/>
    </w:rPr>
  </w:style>
  <w:style w:type="character" w:customStyle="1" w:styleId="BodyText2Char">
    <w:name w:val="Body Text 2 Char"/>
    <w:basedOn w:val="DefaultParagraphFont"/>
    <w:link w:val="BodyText2"/>
    <w:uiPriority w:val="99"/>
    <w:rsid w:val="007E5901"/>
    <w:rPr>
      <w:rFonts w:ascii="Arial" w:hAnsi="Arial" w:cs="Arial"/>
      <w:b/>
      <w:sz w:val="28"/>
      <w:lang w:val="en-US"/>
    </w:rPr>
  </w:style>
  <w:style w:type="paragraph" w:styleId="BodyText3">
    <w:name w:val="Body Text 3"/>
    <w:basedOn w:val="Normal"/>
    <w:link w:val="BodyText3Char"/>
    <w:uiPriority w:val="99"/>
    <w:unhideWhenUsed/>
    <w:rsid w:val="00006603"/>
    <w:pPr>
      <w:widowControl/>
      <w:tabs>
        <w:tab w:val="clear" w:pos="170"/>
      </w:tabs>
      <w:autoSpaceDE/>
      <w:autoSpaceDN/>
      <w:spacing w:line="288" w:lineRule="auto"/>
    </w:pPr>
    <w:rPr>
      <w:rFonts w:eastAsiaTheme="minorHAnsi" w:cs="Arial"/>
    </w:rPr>
  </w:style>
  <w:style w:type="character" w:customStyle="1" w:styleId="BodyText3Char">
    <w:name w:val="Body Text 3 Char"/>
    <w:basedOn w:val="DefaultParagraphFont"/>
    <w:link w:val="BodyText3"/>
    <w:uiPriority w:val="99"/>
    <w:rsid w:val="00006603"/>
    <w:rPr>
      <w:rFonts w:ascii="Arial" w:hAnsi="Arial" w:cs="Arial"/>
      <w:lang w:val="en-US"/>
    </w:rPr>
  </w:style>
  <w:style w:type="paragraph" w:customStyle="1" w:styleId="Default">
    <w:name w:val="Default"/>
    <w:rsid w:val="003F05F8"/>
    <w:pPr>
      <w:autoSpaceDE w:val="0"/>
      <w:autoSpaceDN w:val="0"/>
      <w:adjustRightInd w:val="0"/>
      <w:spacing w:after="0" w:line="240" w:lineRule="auto"/>
    </w:pPr>
    <w:rPr>
      <w:rFonts w:ascii="Arial" w:eastAsia="Cambria" w:hAnsi="Arial" w:cs="Arial"/>
      <w:color w:val="000000"/>
      <w:sz w:val="24"/>
      <w:szCs w:val="24"/>
      <w:lang w:val="en-US" w:eastAsia="en-GB"/>
    </w:rPr>
  </w:style>
  <w:style w:type="character" w:customStyle="1" w:styleId="Heading3Char">
    <w:name w:val="Heading 3 Char"/>
    <w:basedOn w:val="DefaultParagraphFont"/>
    <w:link w:val="Heading3"/>
    <w:uiPriority w:val="9"/>
    <w:rsid w:val="001B247C"/>
    <w:rPr>
      <w:rFonts w:ascii="Arial" w:hAnsi="Arial" w:cs="Arial"/>
      <w:b/>
      <w:sz w:val="24"/>
      <w:lang w:val="en-GB"/>
    </w:rPr>
  </w:style>
  <w:style w:type="character" w:customStyle="1" w:styleId="Heading4Char">
    <w:name w:val="Heading 4 Char"/>
    <w:basedOn w:val="DefaultParagraphFont"/>
    <w:link w:val="Heading4"/>
    <w:uiPriority w:val="9"/>
    <w:rsid w:val="009D31B9"/>
    <w:rPr>
      <w:rFonts w:ascii="Arial" w:eastAsia="Times New Roman" w:hAnsi="Arial" w:cs="Arial"/>
      <w:b/>
      <w:bCs/>
      <w:color w:val="000000" w:themeColor="text1"/>
      <w:sz w:val="52"/>
      <w:szCs w:val="52"/>
      <w:lang w:val="en-GB"/>
    </w:rPr>
  </w:style>
  <w:style w:type="character" w:customStyle="1" w:styleId="Heading5Char">
    <w:name w:val="Heading 5 Char"/>
    <w:basedOn w:val="DefaultParagraphFont"/>
    <w:link w:val="Heading5"/>
    <w:uiPriority w:val="9"/>
    <w:rsid w:val="009D31B9"/>
    <w:rPr>
      <w:rFonts w:ascii="Arial" w:eastAsia="Times New Roman" w:hAnsi="Arial" w:cs="Arial"/>
      <w:b/>
      <w:bCs/>
      <w:color w:val="000000" w:themeColor="text1"/>
      <w:sz w:val="30"/>
      <w:szCs w:val="30"/>
      <w:lang w:val="en-GB"/>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customStyle="1" w:styleId="p1">
    <w:name w:val="p1"/>
    <w:basedOn w:val="Normal"/>
    <w:rsid w:val="00DB793A"/>
    <w:pPr>
      <w:widowControl/>
      <w:tabs>
        <w:tab w:val="clear" w:pos="170"/>
      </w:tabs>
      <w:autoSpaceDE/>
      <w:autoSpaceDN/>
      <w:spacing w:after="0" w:line="240" w:lineRule="auto"/>
      <w:jc w:val="left"/>
    </w:pPr>
    <w:rPr>
      <w:rFonts w:ascii="Helvetica" w:hAnsi="Helvetica"/>
      <w:color w:val="000000"/>
      <w:sz w:val="31"/>
      <w:szCs w:val="31"/>
      <w:lang w:val="en-ZA" w:eastAsia="en-GB"/>
    </w:rPr>
  </w:style>
  <w:style w:type="paragraph" w:customStyle="1" w:styleId="p2">
    <w:name w:val="p2"/>
    <w:basedOn w:val="Normal"/>
    <w:rsid w:val="00DB793A"/>
    <w:pPr>
      <w:widowControl/>
      <w:tabs>
        <w:tab w:val="clear" w:pos="170"/>
      </w:tabs>
      <w:autoSpaceDE/>
      <w:autoSpaceDN/>
      <w:spacing w:after="0" w:line="240" w:lineRule="auto"/>
      <w:jc w:val="left"/>
    </w:pPr>
    <w:rPr>
      <w:rFonts w:ascii="Helvetica" w:hAnsi="Helvetica"/>
      <w:color w:val="000000"/>
      <w:sz w:val="21"/>
      <w:szCs w:val="21"/>
      <w:lang w:val="en-ZA" w:eastAsia="en-GB"/>
    </w:rPr>
  </w:style>
  <w:style w:type="paragraph" w:customStyle="1" w:styleId="p3">
    <w:name w:val="p3"/>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4">
    <w:name w:val="p4"/>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5">
    <w:name w:val="p5"/>
    <w:basedOn w:val="Normal"/>
    <w:rsid w:val="00DB793A"/>
    <w:pPr>
      <w:widowControl/>
      <w:tabs>
        <w:tab w:val="clear" w:pos="170"/>
      </w:tabs>
      <w:autoSpaceDE/>
      <w:autoSpaceDN/>
      <w:spacing w:after="0" w:line="240" w:lineRule="auto"/>
      <w:jc w:val="left"/>
    </w:pPr>
    <w:rPr>
      <w:rFonts w:ascii="Helvetica" w:hAnsi="Helvetica"/>
      <w:color w:val="000000"/>
      <w:sz w:val="17"/>
      <w:szCs w:val="17"/>
      <w:lang w:val="en-ZA" w:eastAsia="en-GB"/>
    </w:rPr>
  </w:style>
  <w:style w:type="paragraph" w:customStyle="1" w:styleId="p6">
    <w:name w:val="p6"/>
    <w:basedOn w:val="Normal"/>
    <w:rsid w:val="00DB793A"/>
    <w:pPr>
      <w:widowControl/>
      <w:tabs>
        <w:tab w:val="clear" w:pos="170"/>
      </w:tabs>
      <w:autoSpaceDE/>
      <w:autoSpaceDN/>
      <w:spacing w:after="0" w:line="240" w:lineRule="auto"/>
      <w:jc w:val="left"/>
    </w:pPr>
    <w:rPr>
      <w:rFonts w:ascii="Helvetica" w:hAnsi="Helvetica"/>
      <w:color w:val="000000"/>
      <w:sz w:val="14"/>
      <w:szCs w:val="14"/>
      <w:lang w:val="en-ZA" w:eastAsia="en-GB"/>
    </w:rPr>
  </w:style>
  <w:style w:type="character" w:customStyle="1" w:styleId="s1">
    <w:name w:val="s1"/>
    <w:basedOn w:val="DefaultParagraphFont"/>
    <w:rsid w:val="00DB793A"/>
    <w:rPr>
      <w:rFonts w:ascii="Helvetica" w:hAnsi="Helvetica" w:hint="default"/>
      <w:sz w:val="15"/>
      <w:szCs w:val="15"/>
    </w:rPr>
  </w:style>
  <w:style w:type="character" w:customStyle="1" w:styleId="s2">
    <w:name w:val="s2"/>
    <w:basedOn w:val="DefaultParagraphFont"/>
    <w:rsid w:val="00DB793A"/>
    <w:rPr>
      <w:rFonts w:ascii="Helvetica" w:hAnsi="Helvetica" w:hint="default"/>
      <w:sz w:val="16"/>
      <w:szCs w:val="16"/>
    </w:rPr>
  </w:style>
  <w:style w:type="character" w:customStyle="1" w:styleId="s3">
    <w:name w:val="s3"/>
    <w:basedOn w:val="DefaultParagraphFont"/>
    <w:rsid w:val="00DB793A"/>
    <w:rPr>
      <w:rFonts w:ascii="Helvetica" w:hAnsi="Helvetica" w:hint="default"/>
      <w:sz w:val="16"/>
      <w:szCs w:val="16"/>
    </w:rPr>
  </w:style>
  <w:style w:type="character" w:customStyle="1" w:styleId="s4">
    <w:name w:val="s4"/>
    <w:basedOn w:val="DefaultParagraphFont"/>
    <w:rsid w:val="00DB793A"/>
    <w:rPr>
      <w:rFonts w:ascii="Helvetica" w:hAnsi="Helvetica" w:hint="default"/>
      <w:sz w:val="17"/>
      <w:szCs w:val="17"/>
    </w:rPr>
  </w:style>
  <w:style w:type="character" w:customStyle="1" w:styleId="s5">
    <w:name w:val="s5"/>
    <w:basedOn w:val="DefaultParagraphFont"/>
    <w:rsid w:val="00DB793A"/>
    <w:rPr>
      <w:rFonts w:ascii="Helvetica" w:hAnsi="Helvetica" w:hint="default"/>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20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46/annurev-economics-063016-103651" TargetMode="External"/><Relationship Id="rId39" Type="http://schemas.openxmlformats.org/officeDocument/2006/relationships/header" Target="header3.xml"/><Relationship Id="rId21" Type="http://schemas.openxmlformats.org/officeDocument/2006/relationships/hyperlink" Target="https://doi.org/10.1111/j.1538-4616.2010.00307.x" TargetMode="Externa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16/S1514-0326(13)60003-3" TargetMode="External"/><Relationship Id="rId29" Type="http://schemas.openxmlformats.org/officeDocument/2006/relationships/hyperlink" Target="https://www.jstor.org/stable/191436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11/j.1468-2354.2005.00333.x" TargetMode="External"/><Relationship Id="rId32" Type="http://schemas.openxmlformats.org/officeDocument/2006/relationships/image" Target="media/image9.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11/1468-0335.00195" TargetMode="External"/><Relationship Id="rId28" Type="http://schemas.openxmlformats.org/officeDocument/2006/relationships/hyperlink" Target="https://doi.org/10.1086/261821" TargetMode="External"/><Relationship Id="rId36"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www.jstor.org/stable/2998540" TargetMode="External"/><Relationship Id="rId31" Type="http://schemas.openxmlformats.org/officeDocument/2006/relationships/hyperlink" Target="https://www.jstor.org/stable/1808128"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yperlink" Target="https://doi.org/10.4284/0038-4038-77.4.934" TargetMode="External"/><Relationship Id="rId27" Type="http://schemas.openxmlformats.org/officeDocument/2006/relationships/hyperlink" Target="https://www.jstor.org/stable/1913643" TargetMode="External"/><Relationship Id="rId30" Type="http://schemas.openxmlformats.org/officeDocument/2006/relationships/hyperlink" Target="https://www.jstor.org/stable/1912705" TargetMode="External"/><Relationship Id="rId35"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86/260968" TargetMode="External"/><Relationship Id="rId33" Type="http://schemas.openxmlformats.org/officeDocument/2006/relationships/image" Target="media/image10.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30F6E-FF36-614C-8BE1-23F48323C724}">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7724</Words>
  <Characters>44418</Characters>
  <Application>Microsoft Office Word</Application>
  <DocSecurity>0</DocSecurity>
  <Lines>1233</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2026-09-08T05:23:00Z</dcterms:created>
  <dcterms:modified xsi:type="dcterms:W3CDTF">2026-09-08T05:23:00Z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style">
    <vt:lpwstr>apalike</vt:lpwstr>
  </property>
  <property fmtid="{D5CDD505-2E9C-101B-9397-08002B2CF9AE}" pid="4" name="bibliography">
    <vt:lpwstr>references.bib</vt:lpwstr>
  </property>
  <property fmtid="{D5CDD505-2E9C-101B-9397-08002B2CF9AE}" pid="5" name="citecolor">
    <vt:lpwstr>blue!100!black</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dent">
    <vt:lpwstr>True</vt:lpwstr>
  </property>
  <property fmtid="{D5CDD505-2E9C-101B-9397-08002B2CF9AE}" pid="12" name="labels">
    <vt:lpwstr/>
  </property>
  <property fmtid="{D5CDD505-2E9C-101B-9397-08002B2CF9AE}" pid="13" name="linestretch">
    <vt:lpwstr>1.5</vt:lpwstr>
  </property>
  <property fmtid="{D5CDD505-2E9C-101B-9397-08002B2CF9AE}" pid="14" name="link-citations">
    <vt:lpwstr>True</vt:lpwstr>
  </property>
  <property fmtid="{D5CDD505-2E9C-101B-9397-08002B2CF9AE}" pid="15" name="linkcolor">
    <vt:lpwstr>blue!100!black</vt:lpwstr>
  </property>
  <property fmtid="{D5CDD505-2E9C-101B-9397-08002B2CF9AE}" pid="16" name="natbiboptions">
    <vt:lpwstr>round</vt:lpwstr>
  </property>
  <property fmtid="{D5CDD505-2E9C-101B-9397-08002B2CF9AE}" pid="17" name="title-block-banner">
    <vt:lpwstr>False</vt:lpwstr>
  </property>
  <property fmtid="{D5CDD505-2E9C-101B-9397-08002B2CF9AE}" pid="18" name="title-block-style">
    <vt:lpwstr>none</vt:lpwstr>
  </property>
  <property fmtid="{D5CDD505-2E9C-101B-9397-08002B2CF9AE}" pid="19" name="toc-title">
    <vt:lpwstr>Table of contents</vt:lpwstr>
  </property>
  <property fmtid="{D5CDD505-2E9C-101B-9397-08002B2CF9AE}" pid="20" name="urlcolor">
    <vt:lpwstr>blue!100!black</vt:lpwstr>
  </property>
</Properties>
</file>